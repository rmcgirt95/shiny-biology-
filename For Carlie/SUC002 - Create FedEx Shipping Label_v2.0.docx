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B79F3" w14:textId="77777777" w:rsidR="00D6359F" w:rsidRPr="00DF69BB" w:rsidRDefault="00D6359F" w:rsidP="00D6359F">
      <w:pPr>
        <w:pStyle w:val="QuotientLeadText"/>
        <w:rPr>
          <w:rFonts w:cs="Arial"/>
          <w:sz w:val="18"/>
          <w:szCs w:val="18"/>
        </w:rPr>
      </w:pPr>
      <w:r w:rsidRPr="00DF69BB">
        <w:rPr>
          <w:rFonts w:cs="Arial"/>
          <w:sz w:val="18"/>
          <w:szCs w:val="18"/>
        </w:rPr>
        <w:t>Document Authorization:</w:t>
      </w:r>
    </w:p>
    <w:p w14:paraId="31C2135B" w14:textId="77777777" w:rsidR="00D6359F" w:rsidRPr="00DF69BB" w:rsidRDefault="00D6359F" w:rsidP="00D6359F">
      <w:pPr>
        <w:rPr>
          <w:sz w:val="18"/>
          <w:szCs w:val="18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44"/>
        <w:gridCol w:w="3202"/>
        <w:gridCol w:w="1674"/>
        <w:gridCol w:w="3450"/>
      </w:tblGrid>
      <w:tr w:rsidR="00D6359F" w:rsidRPr="00DF69BB" w14:paraId="65738ED2" w14:textId="77777777" w:rsidTr="000213AE">
        <w:trPr>
          <w:trHeight w:val="20"/>
        </w:trPr>
        <w:tc>
          <w:tcPr>
            <w:tcW w:w="866" w:type="pct"/>
            <w:tcBorders>
              <w:bottom w:val="single" w:sz="4" w:space="0" w:color="000000" w:themeColor="text1"/>
              <w:right w:val="nil"/>
            </w:tcBorders>
            <w:shd w:val="clear" w:color="auto" w:fill="D9D9D9" w:themeFill="background1" w:themeFillShade="D9"/>
            <w:vAlign w:val="center"/>
          </w:tcPr>
          <w:p w14:paraId="7D6D46BF" w14:textId="77777777" w:rsidR="00D6359F" w:rsidRPr="00DF69BB" w:rsidRDefault="00D6359F">
            <w:pPr>
              <w:pStyle w:val="QuotientTableHeaderLeft"/>
              <w:jc w:val="left"/>
              <w:rPr>
                <w:rFonts w:cs="Arial"/>
                <w:sz w:val="18"/>
                <w:szCs w:val="18"/>
              </w:rPr>
            </w:pPr>
          </w:p>
        </w:tc>
        <w:tc>
          <w:tcPr>
            <w:tcW w:w="1590" w:type="pct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64401288" w14:textId="77777777" w:rsidR="00D6359F" w:rsidRPr="00DF69BB" w:rsidRDefault="00D6359F">
            <w:pPr>
              <w:pStyle w:val="QuotientTableHeaderLeft"/>
              <w:jc w:val="center"/>
              <w:rPr>
                <w:rFonts w:cs="Arial"/>
                <w:sz w:val="18"/>
                <w:szCs w:val="18"/>
              </w:rPr>
            </w:pPr>
            <w:r w:rsidRPr="00DF69BB">
              <w:rPr>
                <w:rFonts w:cs="Arial"/>
                <w:sz w:val="18"/>
                <w:szCs w:val="18"/>
              </w:rPr>
              <w:t>Name</w:t>
            </w:r>
          </w:p>
        </w:tc>
        <w:tc>
          <w:tcPr>
            <w:tcW w:w="831" w:type="pct"/>
            <w:shd w:val="clear" w:color="auto" w:fill="D9D9D9" w:themeFill="background1" w:themeFillShade="D9"/>
            <w:vAlign w:val="center"/>
          </w:tcPr>
          <w:p w14:paraId="0913E312" w14:textId="77777777" w:rsidR="00D6359F" w:rsidRPr="00DF69BB" w:rsidRDefault="00D6359F">
            <w:pPr>
              <w:pStyle w:val="QuotientTableHeaderLeft"/>
              <w:jc w:val="center"/>
              <w:rPr>
                <w:rFonts w:cs="Arial"/>
                <w:sz w:val="18"/>
                <w:szCs w:val="18"/>
              </w:rPr>
            </w:pPr>
            <w:r w:rsidRPr="00DF69BB">
              <w:rPr>
                <w:rFonts w:cs="Arial"/>
                <w:sz w:val="18"/>
                <w:szCs w:val="18"/>
              </w:rPr>
              <w:t>Date</w:t>
            </w:r>
          </w:p>
        </w:tc>
        <w:tc>
          <w:tcPr>
            <w:tcW w:w="1713" w:type="pct"/>
            <w:shd w:val="clear" w:color="auto" w:fill="D9D9D9" w:themeFill="background1" w:themeFillShade="D9"/>
            <w:vAlign w:val="center"/>
          </w:tcPr>
          <w:p w14:paraId="5AFAE016" w14:textId="77777777" w:rsidR="00D6359F" w:rsidRPr="00DF69BB" w:rsidRDefault="00D6359F">
            <w:pPr>
              <w:pStyle w:val="QuotientTableHeaderLeft"/>
              <w:jc w:val="center"/>
              <w:rPr>
                <w:rFonts w:cs="Arial"/>
                <w:sz w:val="18"/>
                <w:szCs w:val="18"/>
              </w:rPr>
            </w:pPr>
            <w:r w:rsidRPr="00DF69BB">
              <w:rPr>
                <w:rFonts w:cs="Arial"/>
                <w:sz w:val="18"/>
                <w:szCs w:val="18"/>
              </w:rPr>
              <w:t>Signature</w:t>
            </w:r>
          </w:p>
        </w:tc>
      </w:tr>
      <w:tr w:rsidR="00F91F9F" w:rsidRPr="00DF69BB" w14:paraId="1B4CA3F9" w14:textId="77777777" w:rsidTr="00F91F9F">
        <w:trPr>
          <w:trHeight w:val="576"/>
        </w:trPr>
        <w:tc>
          <w:tcPr>
            <w:tcW w:w="866" w:type="pct"/>
            <w:shd w:val="clear" w:color="auto" w:fill="D9D9D9" w:themeFill="background1" w:themeFillShade="D9"/>
            <w:vAlign w:val="center"/>
          </w:tcPr>
          <w:p w14:paraId="1D3AFE89" w14:textId="77777777" w:rsidR="00F91F9F" w:rsidRPr="00DF69BB" w:rsidRDefault="00F91F9F" w:rsidP="00F91F9F">
            <w:pPr>
              <w:pStyle w:val="QuotientTableHeaderLeft"/>
              <w:jc w:val="left"/>
              <w:rPr>
                <w:rFonts w:cs="Arial"/>
                <w:sz w:val="18"/>
                <w:szCs w:val="18"/>
              </w:rPr>
            </w:pPr>
            <w:r w:rsidRPr="00DF69BB">
              <w:rPr>
                <w:rFonts w:cs="Arial"/>
                <w:sz w:val="18"/>
                <w:szCs w:val="18"/>
              </w:rPr>
              <w:t>Owner</w:t>
            </w:r>
          </w:p>
        </w:tc>
        <w:tc>
          <w:tcPr>
            <w:tcW w:w="1590" w:type="pct"/>
            <w:vAlign w:val="center"/>
          </w:tcPr>
          <w:p w14:paraId="7B4384FD" w14:textId="54FCD343" w:rsidR="00F91F9F" w:rsidRPr="00DF69BB" w:rsidRDefault="00F91F9F" w:rsidP="00F91F9F">
            <w:pPr>
              <w:pStyle w:val="QuotientTableHeaderLeft"/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831" w:type="pct"/>
            <w:vAlign w:val="center"/>
          </w:tcPr>
          <w:p w14:paraId="6851D917" w14:textId="32B27CDB" w:rsidR="00F91F9F" w:rsidRPr="00DF69BB" w:rsidRDefault="000C4641" w:rsidP="00F91F9F">
            <w:pPr>
              <w:pStyle w:val="QuotientTableHeaderLeft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11Mar</w:t>
            </w:r>
            <w:r w:rsidR="00F91F9F" w:rsidRPr="00DE295B">
              <w:rPr>
                <w:rFonts w:cs="Arial"/>
                <w:sz w:val="18"/>
                <w:szCs w:val="18"/>
              </w:rPr>
              <w:t>202</w:t>
            </w:r>
            <w:r>
              <w:rPr>
                <w:rFonts w:cs="Arial"/>
                <w:sz w:val="18"/>
                <w:szCs w:val="18"/>
              </w:rPr>
              <w:t>4</w:t>
            </w:r>
          </w:p>
        </w:tc>
        <w:tc>
          <w:tcPr>
            <w:tcW w:w="1713" w:type="pct"/>
            <w:vAlign w:val="center"/>
          </w:tcPr>
          <w:p w14:paraId="270238E0" w14:textId="181A4CEB" w:rsidR="00F91F9F" w:rsidRPr="00DF69BB" w:rsidRDefault="00F91F9F" w:rsidP="00F91F9F">
            <w:pPr>
              <w:pStyle w:val="QuotientTableHeaderLeft"/>
              <w:jc w:val="left"/>
              <w:rPr>
                <w:rFonts w:cs="Arial"/>
                <w:sz w:val="18"/>
                <w:szCs w:val="18"/>
              </w:rPr>
            </w:pPr>
          </w:p>
        </w:tc>
      </w:tr>
      <w:tr w:rsidR="00F91F9F" w:rsidRPr="00DF69BB" w14:paraId="4A83858A" w14:textId="77777777" w:rsidTr="00F91F9F">
        <w:trPr>
          <w:trHeight w:val="576"/>
        </w:trPr>
        <w:tc>
          <w:tcPr>
            <w:tcW w:w="866" w:type="pct"/>
            <w:shd w:val="clear" w:color="auto" w:fill="D9D9D9" w:themeFill="background1" w:themeFillShade="D9"/>
            <w:vAlign w:val="center"/>
          </w:tcPr>
          <w:p w14:paraId="77BA87F2" w14:textId="7F6D1877" w:rsidR="00F91F9F" w:rsidRPr="00DF69BB" w:rsidRDefault="00F91F9F" w:rsidP="00F91F9F">
            <w:pPr>
              <w:pStyle w:val="QuotientTableHeaderLeft"/>
              <w:jc w:val="left"/>
              <w:rPr>
                <w:rFonts w:cs="Arial"/>
                <w:sz w:val="18"/>
                <w:szCs w:val="18"/>
              </w:rPr>
            </w:pPr>
            <w:r w:rsidRPr="00DF69BB">
              <w:rPr>
                <w:rFonts w:cs="Arial"/>
                <w:sz w:val="18"/>
                <w:szCs w:val="18"/>
              </w:rPr>
              <w:t>Operation Management</w:t>
            </w:r>
          </w:p>
        </w:tc>
        <w:tc>
          <w:tcPr>
            <w:tcW w:w="1590" w:type="pct"/>
            <w:vAlign w:val="center"/>
          </w:tcPr>
          <w:p w14:paraId="49FE50C4" w14:textId="2776D608" w:rsidR="00F91F9F" w:rsidRPr="00DF69BB" w:rsidRDefault="00F91F9F" w:rsidP="00F91F9F">
            <w:pPr>
              <w:pStyle w:val="QuotientTableHeaderLeft"/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831" w:type="pct"/>
            <w:vAlign w:val="center"/>
          </w:tcPr>
          <w:p w14:paraId="3C6D40CD" w14:textId="2B5DB4C2" w:rsidR="00F91F9F" w:rsidRPr="00DF69BB" w:rsidDel="0042022E" w:rsidRDefault="000C4641" w:rsidP="00F91F9F">
            <w:pPr>
              <w:pStyle w:val="QuotientTableHeaderLeft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11Mar</w:t>
            </w:r>
            <w:r w:rsidRPr="00DE295B">
              <w:rPr>
                <w:rFonts w:cs="Arial"/>
                <w:sz w:val="18"/>
                <w:szCs w:val="18"/>
              </w:rPr>
              <w:t>202</w:t>
            </w:r>
            <w:r>
              <w:rPr>
                <w:rFonts w:cs="Arial"/>
                <w:sz w:val="18"/>
                <w:szCs w:val="18"/>
              </w:rPr>
              <w:t>4</w:t>
            </w:r>
          </w:p>
        </w:tc>
        <w:tc>
          <w:tcPr>
            <w:tcW w:w="1713" w:type="pct"/>
            <w:vAlign w:val="center"/>
          </w:tcPr>
          <w:p w14:paraId="465BCAE5" w14:textId="4405A006" w:rsidR="00F91F9F" w:rsidRPr="00DF69BB" w:rsidDel="0042022E" w:rsidRDefault="00F91F9F" w:rsidP="00F91F9F">
            <w:pPr>
              <w:pStyle w:val="QuotientTableHeaderLeft"/>
              <w:jc w:val="left"/>
              <w:rPr>
                <w:rFonts w:cs="Arial"/>
                <w:sz w:val="18"/>
                <w:szCs w:val="18"/>
              </w:rPr>
            </w:pPr>
          </w:p>
        </w:tc>
      </w:tr>
      <w:tr w:rsidR="00F91F9F" w:rsidRPr="00DF69BB" w14:paraId="103542C5" w14:textId="77777777" w:rsidTr="00F91F9F">
        <w:trPr>
          <w:trHeight w:val="576"/>
        </w:trPr>
        <w:tc>
          <w:tcPr>
            <w:tcW w:w="866" w:type="pct"/>
            <w:shd w:val="clear" w:color="auto" w:fill="D9D9D9" w:themeFill="background1" w:themeFillShade="D9"/>
            <w:vAlign w:val="center"/>
          </w:tcPr>
          <w:p w14:paraId="32A6CA83" w14:textId="77777777" w:rsidR="00F91F9F" w:rsidRPr="00DF69BB" w:rsidRDefault="00F91F9F" w:rsidP="00F91F9F">
            <w:pPr>
              <w:pStyle w:val="QuotientTableHeaderLeft"/>
              <w:jc w:val="left"/>
              <w:rPr>
                <w:rFonts w:cs="Arial"/>
                <w:sz w:val="18"/>
                <w:szCs w:val="18"/>
              </w:rPr>
            </w:pPr>
            <w:r w:rsidRPr="00DF69BB">
              <w:rPr>
                <w:rFonts w:cs="Arial"/>
                <w:sz w:val="18"/>
                <w:szCs w:val="18"/>
              </w:rPr>
              <w:t>Quality Assurance</w:t>
            </w:r>
          </w:p>
        </w:tc>
        <w:tc>
          <w:tcPr>
            <w:tcW w:w="1590" w:type="pct"/>
            <w:vAlign w:val="center"/>
          </w:tcPr>
          <w:p w14:paraId="43B3D317" w14:textId="14FDB88B" w:rsidR="00F91F9F" w:rsidRPr="00DF69BB" w:rsidRDefault="00F91F9F" w:rsidP="00F91F9F">
            <w:pPr>
              <w:pStyle w:val="QuotientTableHeaderLeft"/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831" w:type="pct"/>
            <w:vAlign w:val="center"/>
          </w:tcPr>
          <w:p w14:paraId="64B5E87A" w14:textId="34CCF366" w:rsidR="00F91F9F" w:rsidRPr="00DF69BB" w:rsidRDefault="000C4641" w:rsidP="00F91F9F">
            <w:pPr>
              <w:pStyle w:val="QuotientTableHeaderLeft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11Mar</w:t>
            </w:r>
            <w:r w:rsidRPr="00DE295B">
              <w:rPr>
                <w:rFonts w:cs="Arial"/>
                <w:sz w:val="18"/>
                <w:szCs w:val="18"/>
              </w:rPr>
              <w:t>202</w:t>
            </w:r>
            <w:r>
              <w:rPr>
                <w:rFonts w:cs="Arial"/>
                <w:sz w:val="18"/>
                <w:szCs w:val="18"/>
              </w:rPr>
              <w:t>4</w:t>
            </w:r>
          </w:p>
        </w:tc>
        <w:tc>
          <w:tcPr>
            <w:tcW w:w="1713" w:type="pct"/>
            <w:vAlign w:val="center"/>
          </w:tcPr>
          <w:p w14:paraId="31A48955" w14:textId="26D8D90D" w:rsidR="00F91F9F" w:rsidRPr="00DF69BB" w:rsidRDefault="00F91F9F" w:rsidP="00F91F9F">
            <w:pPr>
              <w:pStyle w:val="QuotientTableHeaderLeft"/>
              <w:jc w:val="left"/>
              <w:rPr>
                <w:rFonts w:cs="Arial"/>
                <w:sz w:val="18"/>
                <w:szCs w:val="18"/>
              </w:rPr>
            </w:pPr>
          </w:p>
        </w:tc>
      </w:tr>
    </w:tbl>
    <w:p w14:paraId="664F3E94" w14:textId="77777777" w:rsidR="00D6359F" w:rsidRPr="00DF69BB" w:rsidRDefault="00D6359F" w:rsidP="00D6359F">
      <w:pPr>
        <w:rPr>
          <w:sz w:val="18"/>
          <w:szCs w:val="18"/>
        </w:rPr>
      </w:pPr>
    </w:p>
    <w:p w14:paraId="4793120A" w14:textId="072768DB" w:rsidR="00D6359F" w:rsidRPr="00DF69BB" w:rsidRDefault="00D6359F" w:rsidP="00D6359F">
      <w:pPr>
        <w:pStyle w:val="QuotientLeadText"/>
        <w:rPr>
          <w:rFonts w:cs="Arial"/>
          <w:sz w:val="18"/>
          <w:szCs w:val="18"/>
        </w:rPr>
      </w:pPr>
      <w:r w:rsidRPr="00DF69BB">
        <w:rPr>
          <w:rFonts w:cs="Arial"/>
          <w:sz w:val="18"/>
          <w:szCs w:val="18"/>
        </w:rPr>
        <w:t xml:space="preserve">Changes </w:t>
      </w:r>
      <w:r w:rsidR="008F05DA" w:rsidRPr="00DF69BB">
        <w:rPr>
          <w:rFonts w:cs="Arial"/>
          <w:sz w:val="18"/>
          <w:szCs w:val="18"/>
        </w:rPr>
        <w:t>from previous</w:t>
      </w:r>
      <w:r w:rsidRPr="00DF69BB">
        <w:rPr>
          <w:rFonts w:cs="Arial"/>
          <w:sz w:val="18"/>
          <w:szCs w:val="18"/>
        </w:rPr>
        <w:t xml:space="preserve"> </w:t>
      </w:r>
      <w:r w:rsidR="008F05DA" w:rsidRPr="00DF69BB">
        <w:rPr>
          <w:rFonts w:cs="Arial"/>
          <w:sz w:val="18"/>
          <w:szCs w:val="18"/>
        </w:rPr>
        <w:t>v</w:t>
      </w:r>
      <w:r w:rsidRPr="00DF69BB">
        <w:rPr>
          <w:rFonts w:cs="Arial"/>
          <w:sz w:val="18"/>
          <w:szCs w:val="18"/>
        </w:rPr>
        <w:t>ersion:</w:t>
      </w:r>
    </w:p>
    <w:p w14:paraId="7027F680" w14:textId="77777777" w:rsidR="00D6359F" w:rsidRPr="00DF69BB" w:rsidRDefault="00D6359F" w:rsidP="00D6359F">
      <w:pPr>
        <w:rPr>
          <w:sz w:val="18"/>
          <w:szCs w:val="18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05"/>
        <w:gridCol w:w="5444"/>
        <w:gridCol w:w="2421"/>
      </w:tblGrid>
      <w:tr w:rsidR="00D6359F" w:rsidRPr="00DF69BB" w14:paraId="54A06335" w14:textId="77777777" w:rsidTr="00054D82">
        <w:trPr>
          <w:trHeight w:val="60"/>
        </w:trPr>
        <w:tc>
          <w:tcPr>
            <w:tcW w:w="10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vAlign w:val="center"/>
            <w:hideMark/>
          </w:tcPr>
          <w:p w14:paraId="482889C8" w14:textId="77777777" w:rsidR="00D6359F" w:rsidRPr="00DF69BB" w:rsidRDefault="00D6359F">
            <w:pPr>
              <w:pStyle w:val="QuotientTableHeaderLeft"/>
              <w:jc w:val="center"/>
              <w:rPr>
                <w:rFonts w:cs="Arial"/>
                <w:sz w:val="18"/>
                <w:szCs w:val="18"/>
              </w:rPr>
            </w:pPr>
            <w:r w:rsidRPr="00DF69BB">
              <w:rPr>
                <w:rFonts w:cs="Arial"/>
                <w:sz w:val="18"/>
                <w:szCs w:val="18"/>
              </w:rPr>
              <w:t>Section</w:t>
            </w:r>
          </w:p>
        </w:tc>
        <w:tc>
          <w:tcPr>
            <w:tcW w:w="27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vAlign w:val="center"/>
            <w:hideMark/>
          </w:tcPr>
          <w:p w14:paraId="563A8C1B" w14:textId="77777777" w:rsidR="00D6359F" w:rsidRPr="00DF69BB" w:rsidRDefault="00D6359F">
            <w:pPr>
              <w:pStyle w:val="QuotientTableHeaderLeft"/>
              <w:jc w:val="center"/>
              <w:rPr>
                <w:rFonts w:cs="Arial"/>
                <w:sz w:val="18"/>
                <w:szCs w:val="18"/>
              </w:rPr>
            </w:pPr>
            <w:r w:rsidRPr="00DF69BB">
              <w:rPr>
                <w:rFonts w:cs="Arial"/>
                <w:sz w:val="18"/>
                <w:szCs w:val="18"/>
              </w:rPr>
              <w:t>Summary of Changes</w:t>
            </w:r>
          </w:p>
        </w:tc>
        <w:tc>
          <w:tcPr>
            <w:tcW w:w="12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vAlign w:val="center"/>
            <w:hideMark/>
          </w:tcPr>
          <w:p w14:paraId="1F1DC878" w14:textId="77777777" w:rsidR="00D6359F" w:rsidRPr="00DF69BB" w:rsidRDefault="00D6359F">
            <w:pPr>
              <w:pStyle w:val="QuotientTableHeaderLeft"/>
              <w:jc w:val="center"/>
              <w:rPr>
                <w:rFonts w:cs="Arial"/>
                <w:sz w:val="18"/>
                <w:szCs w:val="18"/>
              </w:rPr>
            </w:pPr>
            <w:r w:rsidRPr="00DF69BB">
              <w:rPr>
                <w:rFonts w:cs="Arial"/>
                <w:sz w:val="18"/>
                <w:szCs w:val="18"/>
              </w:rPr>
              <w:t>Change Control Number</w:t>
            </w:r>
          </w:p>
        </w:tc>
      </w:tr>
      <w:tr w:rsidR="00D6359F" w:rsidRPr="00DF69BB" w:rsidDel="00C0722A" w14:paraId="51B07232" w14:textId="77777777" w:rsidTr="00054D82">
        <w:trPr>
          <w:trHeight w:val="185"/>
        </w:trPr>
        <w:tc>
          <w:tcPr>
            <w:tcW w:w="10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4BEC2D" w14:textId="21003C1A" w:rsidR="00D6359F" w:rsidRPr="00DF69BB" w:rsidDel="00C2765A" w:rsidRDefault="008B5DCA" w:rsidP="008B5DCA">
            <w:pPr>
              <w:pStyle w:val="ListParagraph"/>
              <w:ind w:left="360" w:firstLine="0"/>
              <w:contextualSpacing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27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B8A1E6" w14:textId="00AEBBDC" w:rsidR="00054D82" w:rsidRPr="00DF69BB" w:rsidDel="00C2765A" w:rsidRDefault="008B5DCA" w:rsidP="00C73960">
            <w:pPr>
              <w:pStyle w:val="ListParagraph"/>
              <w:numPr>
                <w:ilvl w:val="0"/>
                <w:numId w:val="5"/>
              </w:numPr>
              <w:tabs>
                <w:tab w:val="left" w:pos="900"/>
              </w:tabs>
              <w:ind w:left="360"/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New document</w:t>
            </w:r>
          </w:p>
        </w:tc>
        <w:tc>
          <w:tcPr>
            <w:tcW w:w="1202" w:type="pct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27B751" w14:textId="4F84C1A0" w:rsidR="00D6359F" w:rsidRPr="00DF69BB" w:rsidDel="0042022E" w:rsidRDefault="00D6359F">
            <w:pPr>
              <w:jc w:val="center"/>
              <w:rPr>
                <w:sz w:val="18"/>
                <w:szCs w:val="18"/>
              </w:rPr>
            </w:pPr>
          </w:p>
        </w:tc>
      </w:tr>
    </w:tbl>
    <w:p w14:paraId="7919C4D9" w14:textId="77777777" w:rsidR="00D6359F" w:rsidRPr="00DF69BB" w:rsidRDefault="00D6359F" w:rsidP="00D6359F">
      <w:pPr>
        <w:pStyle w:val="QuotientHeader1"/>
        <w:numPr>
          <w:ilvl w:val="0"/>
          <w:numId w:val="0"/>
        </w:numPr>
        <w:ind w:left="357"/>
        <w:rPr>
          <w:rFonts w:cs="Arial"/>
          <w:sz w:val="18"/>
          <w:szCs w:val="18"/>
        </w:rPr>
      </w:pPr>
      <w:r w:rsidRPr="00DF69BB">
        <w:rPr>
          <w:rFonts w:cs="Arial"/>
          <w:sz w:val="18"/>
          <w:szCs w:val="18"/>
        </w:rPr>
        <w:br w:type="page"/>
      </w:r>
    </w:p>
    <w:p w14:paraId="156634CC" w14:textId="77777777" w:rsidR="009C1064" w:rsidRPr="009045CA" w:rsidRDefault="00453C6E" w:rsidP="00D15EE4">
      <w:pPr>
        <w:pStyle w:val="ListParagraph"/>
        <w:numPr>
          <w:ilvl w:val="0"/>
          <w:numId w:val="2"/>
        </w:numPr>
        <w:tabs>
          <w:tab w:val="left" w:pos="493"/>
        </w:tabs>
        <w:spacing w:before="120" w:after="120"/>
        <w:ind w:left="331" w:hanging="331"/>
        <w:rPr>
          <w:bCs/>
          <w:w w:val="105"/>
          <w:sz w:val="18"/>
          <w:szCs w:val="18"/>
        </w:rPr>
      </w:pPr>
      <w:r w:rsidRPr="009045CA">
        <w:rPr>
          <w:bCs/>
          <w:w w:val="105"/>
          <w:sz w:val="18"/>
          <w:szCs w:val="18"/>
        </w:rPr>
        <w:lastRenderedPageBreak/>
        <w:t>PURPOSE</w:t>
      </w:r>
    </w:p>
    <w:p w14:paraId="156634CD" w14:textId="5E56B51D" w:rsidR="009C1064" w:rsidRPr="00DF69BB" w:rsidRDefault="00D20430" w:rsidP="001D7874">
      <w:pPr>
        <w:pStyle w:val="BodyText"/>
        <w:spacing w:before="120" w:after="120" w:line="247" w:lineRule="auto"/>
        <w:rPr>
          <w:sz w:val="18"/>
          <w:szCs w:val="18"/>
        </w:rPr>
      </w:pPr>
      <w:r w:rsidRPr="00D20430">
        <w:rPr>
          <w:w w:val="105"/>
          <w:sz w:val="18"/>
          <w:szCs w:val="18"/>
        </w:rPr>
        <w:t xml:space="preserve">This </w:t>
      </w:r>
      <w:r>
        <w:rPr>
          <w:w w:val="105"/>
          <w:sz w:val="18"/>
          <w:szCs w:val="18"/>
        </w:rPr>
        <w:t>document</w:t>
      </w:r>
      <w:r w:rsidRPr="00D20430">
        <w:rPr>
          <w:w w:val="105"/>
          <w:sz w:val="18"/>
          <w:szCs w:val="18"/>
        </w:rPr>
        <w:t xml:space="preserve"> describes the process for </w:t>
      </w:r>
      <w:r w:rsidR="00B63CD3">
        <w:rPr>
          <w:w w:val="105"/>
          <w:sz w:val="18"/>
          <w:szCs w:val="18"/>
        </w:rPr>
        <w:t xml:space="preserve">creating FedEx label from </w:t>
      </w:r>
      <w:r w:rsidR="00423394">
        <w:rPr>
          <w:w w:val="105"/>
          <w:sz w:val="18"/>
          <w:szCs w:val="18"/>
        </w:rPr>
        <w:t>web portal</w:t>
      </w:r>
      <w:r w:rsidRPr="00D20430">
        <w:rPr>
          <w:w w:val="105"/>
          <w:sz w:val="18"/>
          <w:szCs w:val="18"/>
        </w:rPr>
        <w:t>.</w:t>
      </w:r>
    </w:p>
    <w:p w14:paraId="156634CE" w14:textId="77777777" w:rsidR="009C1064" w:rsidRPr="00D05009" w:rsidRDefault="00453C6E" w:rsidP="00D15EE4">
      <w:pPr>
        <w:pStyle w:val="ListParagraph"/>
        <w:numPr>
          <w:ilvl w:val="0"/>
          <w:numId w:val="2"/>
        </w:numPr>
        <w:tabs>
          <w:tab w:val="left" w:pos="491"/>
        </w:tabs>
        <w:spacing w:before="120" w:after="120"/>
        <w:ind w:left="331" w:hanging="331"/>
        <w:rPr>
          <w:bCs/>
          <w:w w:val="105"/>
          <w:sz w:val="18"/>
          <w:szCs w:val="18"/>
        </w:rPr>
      </w:pPr>
      <w:r w:rsidRPr="00D05009">
        <w:rPr>
          <w:bCs/>
          <w:w w:val="105"/>
          <w:sz w:val="18"/>
          <w:szCs w:val="18"/>
        </w:rPr>
        <w:t>SCOPE</w:t>
      </w:r>
    </w:p>
    <w:p w14:paraId="156634CF" w14:textId="2A03303B" w:rsidR="009C1064" w:rsidRPr="001D7874" w:rsidRDefault="009C1064" w:rsidP="00F33521">
      <w:pPr>
        <w:pStyle w:val="BodyText"/>
        <w:spacing w:before="120" w:after="120" w:line="247" w:lineRule="auto"/>
        <w:rPr>
          <w:w w:val="105"/>
          <w:sz w:val="18"/>
          <w:szCs w:val="18"/>
        </w:rPr>
      </w:pPr>
    </w:p>
    <w:p w14:paraId="156634D0" w14:textId="707858B6" w:rsidR="009C1064" w:rsidRPr="00D05009" w:rsidRDefault="00453C6E" w:rsidP="00D15EE4">
      <w:pPr>
        <w:pStyle w:val="ListParagraph"/>
        <w:numPr>
          <w:ilvl w:val="0"/>
          <w:numId w:val="2"/>
        </w:numPr>
        <w:tabs>
          <w:tab w:val="left" w:pos="490"/>
        </w:tabs>
        <w:spacing w:before="120" w:after="120"/>
        <w:ind w:left="331" w:hanging="331"/>
        <w:rPr>
          <w:bCs/>
          <w:w w:val="105"/>
          <w:sz w:val="18"/>
          <w:szCs w:val="18"/>
        </w:rPr>
      </w:pPr>
      <w:r w:rsidRPr="00D05009">
        <w:rPr>
          <w:bCs/>
          <w:w w:val="105"/>
          <w:sz w:val="18"/>
          <w:szCs w:val="18"/>
        </w:rPr>
        <w:t>INTERNAL REFERENCES</w:t>
      </w:r>
    </w:p>
    <w:tbl>
      <w:tblPr>
        <w:tblW w:w="5000" w:type="pct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3"/>
        <w:gridCol w:w="8487"/>
      </w:tblGrid>
      <w:tr w:rsidR="009C1064" w:rsidRPr="00D05009" w14:paraId="156634D4" w14:textId="77777777" w:rsidTr="009F7E5C">
        <w:trPr>
          <w:trHeight w:hRule="exact" w:val="247"/>
        </w:trPr>
        <w:tc>
          <w:tcPr>
            <w:tcW w:w="786" w:type="pct"/>
            <w:tcBorders>
              <w:left w:val="single" w:sz="4" w:space="0" w:color="000000"/>
            </w:tcBorders>
            <w:shd w:val="clear" w:color="auto" w:fill="D9D9D9"/>
            <w:vAlign w:val="center"/>
          </w:tcPr>
          <w:p w14:paraId="156634D2" w14:textId="77777777" w:rsidR="009C1064" w:rsidRPr="00D05009" w:rsidRDefault="00453C6E" w:rsidP="009F7E5C">
            <w:pPr>
              <w:pStyle w:val="TableParagraph"/>
              <w:spacing w:before="100" w:beforeAutospacing="1" w:after="100" w:afterAutospacing="1"/>
              <w:rPr>
                <w:bCs/>
                <w:sz w:val="18"/>
                <w:szCs w:val="18"/>
              </w:rPr>
            </w:pPr>
            <w:r w:rsidRPr="00D05009">
              <w:rPr>
                <w:bCs/>
                <w:w w:val="105"/>
                <w:sz w:val="18"/>
                <w:szCs w:val="18"/>
              </w:rPr>
              <w:t>Document ID</w:t>
            </w:r>
          </w:p>
        </w:tc>
        <w:tc>
          <w:tcPr>
            <w:tcW w:w="4214" w:type="pct"/>
            <w:tcBorders>
              <w:right w:val="single" w:sz="4" w:space="0" w:color="000000"/>
            </w:tcBorders>
            <w:shd w:val="clear" w:color="auto" w:fill="D9D9D9"/>
            <w:vAlign w:val="center"/>
          </w:tcPr>
          <w:p w14:paraId="156634D3" w14:textId="77777777" w:rsidR="009C1064" w:rsidRPr="00D05009" w:rsidRDefault="00453C6E" w:rsidP="009F7E5C">
            <w:pPr>
              <w:pStyle w:val="TableParagraph"/>
              <w:spacing w:before="6"/>
              <w:ind w:right="2795"/>
              <w:jc w:val="center"/>
              <w:rPr>
                <w:bCs/>
                <w:sz w:val="18"/>
                <w:szCs w:val="18"/>
              </w:rPr>
            </w:pPr>
            <w:r w:rsidRPr="00D05009">
              <w:rPr>
                <w:bCs/>
                <w:w w:val="105"/>
                <w:sz w:val="18"/>
                <w:szCs w:val="18"/>
              </w:rPr>
              <w:t>Title</w:t>
            </w:r>
          </w:p>
        </w:tc>
      </w:tr>
      <w:tr w:rsidR="009C1064" w:rsidRPr="00D05009" w14:paraId="156634D7" w14:textId="77777777" w:rsidTr="009F7E5C">
        <w:trPr>
          <w:trHeight w:hRule="exact" w:val="248"/>
        </w:trPr>
        <w:tc>
          <w:tcPr>
            <w:tcW w:w="786" w:type="pct"/>
            <w:tcBorders>
              <w:left w:val="single" w:sz="4" w:space="0" w:color="000000"/>
            </w:tcBorders>
            <w:vAlign w:val="center"/>
          </w:tcPr>
          <w:p w14:paraId="156634D5" w14:textId="43C808CE" w:rsidR="009C1064" w:rsidRPr="00D05009" w:rsidRDefault="008109DA" w:rsidP="009F7E5C">
            <w:pPr>
              <w:pStyle w:val="TableParagraph"/>
              <w:spacing w:before="100" w:beforeAutospacing="1" w:after="100" w:afterAutospacing="1"/>
              <w:ind w:left="95"/>
              <w:rPr>
                <w:bCs/>
                <w:sz w:val="18"/>
                <w:szCs w:val="18"/>
              </w:rPr>
            </w:pPr>
            <w:r w:rsidRPr="00D05009">
              <w:rPr>
                <w:bCs/>
                <w:w w:val="105"/>
                <w:sz w:val="18"/>
                <w:szCs w:val="18"/>
              </w:rPr>
              <w:t>QA001</w:t>
            </w:r>
          </w:p>
        </w:tc>
        <w:tc>
          <w:tcPr>
            <w:tcW w:w="4214" w:type="pct"/>
            <w:tcBorders>
              <w:right w:val="single" w:sz="4" w:space="0" w:color="000000"/>
            </w:tcBorders>
            <w:vAlign w:val="center"/>
          </w:tcPr>
          <w:p w14:paraId="156634D6" w14:textId="77777777" w:rsidR="009C1064" w:rsidRPr="00D05009" w:rsidRDefault="00453C6E" w:rsidP="009F7E5C">
            <w:pPr>
              <w:pStyle w:val="TableParagraph"/>
              <w:spacing w:before="8"/>
              <w:ind w:left="96"/>
              <w:rPr>
                <w:bCs/>
                <w:sz w:val="18"/>
                <w:szCs w:val="18"/>
              </w:rPr>
            </w:pPr>
            <w:r w:rsidRPr="00D05009">
              <w:rPr>
                <w:bCs/>
                <w:w w:val="105"/>
                <w:sz w:val="18"/>
                <w:szCs w:val="18"/>
              </w:rPr>
              <w:t>Quality Policy</w:t>
            </w:r>
          </w:p>
        </w:tc>
      </w:tr>
      <w:tr w:rsidR="009C1064" w:rsidRPr="00D05009" w14:paraId="156634E6" w14:textId="77777777" w:rsidTr="009F7E5C">
        <w:trPr>
          <w:trHeight w:hRule="exact" w:val="248"/>
        </w:trPr>
        <w:tc>
          <w:tcPr>
            <w:tcW w:w="786" w:type="pct"/>
            <w:tcBorders>
              <w:left w:val="single" w:sz="4" w:space="0" w:color="000000"/>
            </w:tcBorders>
            <w:vAlign w:val="center"/>
          </w:tcPr>
          <w:p w14:paraId="156634E4" w14:textId="6D70245D" w:rsidR="009C1064" w:rsidRPr="00D05009" w:rsidRDefault="00691C57" w:rsidP="009F7E5C">
            <w:pPr>
              <w:pStyle w:val="TableParagraph"/>
              <w:spacing w:before="100" w:beforeAutospacing="1" w:after="100" w:afterAutospacing="1"/>
              <w:ind w:left="95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SC001</w:t>
            </w:r>
          </w:p>
        </w:tc>
        <w:tc>
          <w:tcPr>
            <w:tcW w:w="4214" w:type="pct"/>
            <w:tcBorders>
              <w:right w:val="single" w:sz="4" w:space="0" w:color="000000"/>
            </w:tcBorders>
            <w:vAlign w:val="center"/>
          </w:tcPr>
          <w:p w14:paraId="156634E5" w14:textId="5C35E39A" w:rsidR="009C1064" w:rsidRPr="00D05009" w:rsidRDefault="00691C57" w:rsidP="009F7E5C">
            <w:pPr>
              <w:pStyle w:val="TableParagraph"/>
              <w:ind w:left="97"/>
              <w:rPr>
                <w:bCs/>
                <w:sz w:val="18"/>
                <w:szCs w:val="18"/>
              </w:rPr>
            </w:pPr>
            <w:r w:rsidRPr="00691C57">
              <w:rPr>
                <w:bCs/>
                <w:sz w:val="18"/>
                <w:szCs w:val="18"/>
              </w:rPr>
              <w:t>Electronic Export Information Shippers Export Declaration Filing</w:t>
            </w:r>
          </w:p>
        </w:tc>
      </w:tr>
    </w:tbl>
    <w:p w14:paraId="156634E7" w14:textId="6C61D3AE" w:rsidR="009C1064" w:rsidRPr="00D05009" w:rsidRDefault="00453C6E" w:rsidP="00D15EE4">
      <w:pPr>
        <w:pStyle w:val="ListParagraph"/>
        <w:numPr>
          <w:ilvl w:val="0"/>
          <w:numId w:val="2"/>
        </w:numPr>
        <w:tabs>
          <w:tab w:val="left" w:pos="491"/>
        </w:tabs>
        <w:spacing w:before="120" w:after="120"/>
        <w:ind w:left="331" w:hanging="331"/>
        <w:rPr>
          <w:bCs/>
          <w:w w:val="105"/>
          <w:sz w:val="18"/>
          <w:szCs w:val="18"/>
        </w:rPr>
      </w:pPr>
      <w:r w:rsidRPr="00D05009">
        <w:rPr>
          <w:bCs/>
          <w:w w:val="105"/>
          <w:sz w:val="18"/>
          <w:szCs w:val="18"/>
        </w:rPr>
        <w:t>EXTERNAL REFERENCES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1"/>
        <w:gridCol w:w="8179"/>
      </w:tblGrid>
      <w:tr w:rsidR="009C1064" w:rsidRPr="00D05009" w14:paraId="156634EB" w14:textId="77777777" w:rsidTr="00CC1DC2">
        <w:trPr>
          <w:trHeight w:hRule="exact" w:val="247"/>
        </w:trPr>
        <w:tc>
          <w:tcPr>
            <w:tcW w:w="939" w:type="pct"/>
            <w:tcBorders>
              <w:right w:val="single" w:sz="3" w:space="0" w:color="000000"/>
            </w:tcBorders>
            <w:shd w:val="clear" w:color="auto" w:fill="D9D9D9"/>
          </w:tcPr>
          <w:p w14:paraId="156634E9" w14:textId="77777777" w:rsidR="009C1064" w:rsidRPr="00D05009" w:rsidRDefault="00453C6E" w:rsidP="00FC6B52">
            <w:pPr>
              <w:pStyle w:val="TableParagraph"/>
              <w:spacing w:before="5"/>
              <w:rPr>
                <w:bCs/>
                <w:sz w:val="18"/>
                <w:szCs w:val="18"/>
              </w:rPr>
            </w:pPr>
            <w:r w:rsidRPr="00D05009">
              <w:rPr>
                <w:bCs/>
                <w:w w:val="105"/>
                <w:sz w:val="18"/>
                <w:szCs w:val="18"/>
              </w:rPr>
              <w:t>Document ID</w:t>
            </w:r>
          </w:p>
        </w:tc>
        <w:tc>
          <w:tcPr>
            <w:tcW w:w="4061" w:type="pct"/>
            <w:tcBorders>
              <w:left w:val="single" w:sz="3" w:space="0" w:color="000000"/>
            </w:tcBorders>
            <w:shd w:val="clear" w:color="auto" w:fill="D9D9D9"/>
          </w:tcPr>
          <w:p w14:paraId="156634EA" w14:textId="77777777" w:rsidR="009C1064" w:rsidRPr="00D05009" w:rsidRDefault="00453C6E">
            <w:pPr>
              <w:pStyle w:val="TableParagraph"/>
              <w:spacing w:before="5"/>
              <w:ind w:left="2797" w:right="2796"/>
              <w:jc w:val="center"/>
              <w:rPr>
                <w:bCs/>
                <w:sz w:val="18"/>
                <w:szCs w:val="18"/>
              </w:rPr>
            </w:pPr>
            <w:r w:rsidRPr="00D05009">
              <w:rPr>
                <w:bCs/>
                <w:w w:val="105"/>
                <w:sz w:val="18"/>
                <w:szCs w:val="18"/>
              </w:rPr>
              <w:t>Title</w:t>
            </w:r>
          </w:p>
        </w:tc>
      </w:tr>
      <w:tr w:rsidR="00A941F3" w:rsidRPr="00D05009" w14:paraId="156634EE" w14:textId="77777777" w:rsidTr="00A941F3">
        <w:trPr>
          <w:trHeight w:val="20"/>
        </w:trPr>
        <w:tc>
          <w:tcPr>
            <w:tcW w:w="939" w:type="pct"/>
            <w:tcBorders>
              <w:bottom w:val="single" w:sz="3" w:space="0" w:color="000000"/>
              <w:right w:val="single" w:sz="3" w:space="0" w:color="000000"/>
            </w:tcBorders>
            <w:vAlign w:val="center"/>
          </w:tcPr>
          <w:p w14:paraId="156634EC" w14:textId="0AAC9F25" w:rsidR="00A941F3" w:rsidRPr="00A941F3" w:rsidRDefault="00D054DF" w:rsidP="00A941F3">
            <w:pPr>
              <w:pStyle w:val="TableParagraph"/>
              <w:spacing w:before="100" w:beforeAutospacing="1" w:after="100" w:afterAutospacing="1"/>
              <w:ind w:left="95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15 CFR 30.36-31</w:t>
            </w:r>
          </w:p>
        </w:tc>
        <w:tc>
          <w:tcPr>
            <w:tcW w:w="4061" w:type="pct"/>
            <w:tcBorders>
              <w:left w:val="single" w:sz="3" w:space="0" w:color="000000"/>
              <w:bottom w:val="single" w:sz="3" w:space="0" w:color="000000"/>
            </w:tcBorders>
            <w:vAlign w:val="center"/>
          </w:tcPr>
          <w:p w14:paraId="156634ED" w14:textId="1FC77187" w:rsidR="00A941F3" w:rsidRPr="00A941F3" w:rsidRDefault="00D054DF" w:rsidP="00A941F3">
            <w:pPr>
              <w:pStyle w:val="TableParagraph"/>
              <w:spacing w:before="100" w:beforeAutospacing="1" w:after="100" w:afterAutospacing="1" w:line="249" w:lineRule="auto"/>
              <w:ind w:left="96" w:right="1339" w:hanging="1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Code of Federal Regulations</w:t>
            </w:r>
          </w:p>
        </w:tc>
      </w:tr>
      <w:tr w:rsidR="00A941F3" w:rsidRPr="00D05009" w14:paraId="34D583BD" w14:textId="77777777" w:rsidTr="00A941F3">
        <w:trPr>
          <w:trHeight w:val="20"/>
        </w:trPr>
        <w:tc>
          <w:tcPr>
            <w:tcW w:w="939" w:type="pct"/>
            <w:tcBorders>
              <w:bottom w:val="single" w:sz="3" w:space="0" w:color="000000"/>
              <w:right w:val="single" w:sz="3" w:space="0" w:color="000000"/>
            </w:tcBorders>
            <w:vAlign w:val="center"/>
          </w:tcPr>
          <w:p w14:paraId="59EBF02D" w14:textId="1BC9EA88" w:rsidR="00A941F3" w:rsidRPr="00A941F3" w:rsidRDefault="00A941F3" w:rsidP="00A941F3">
            <w:pPr>
              <w:pStyle w:val="TableParagraph"/>
              <w:spacing w:before="100" w:beforeAutospacing="1" w:after="100" w:afterAutospacing="1"/>
              <w:ind w:left="95"/>
              <w:rPr>
                <w:sz w:val="18"/>
                <w:szCs w:val="18"/>
              </w:rPr>
            </w:pPr>
          </w:p>
        </w:tc>
        <w:tc>
          <w:tcPr>
            <w:tcW w:w="4061" w:type="pct"/>
            <w:tcBorders>
              <w:left w:val="single" w:sz="3" w:space="0" w:color="000000"/>
              <w:bottom w:val="single" w:sz="3" w:space="0" w:color="000000"/>
            </w:tcBorders>
            <w:vAlign w:val="center"/>
          </w:tcPr>
          <w:p w14:paraId="4B69CC75" w14:textId="306E8AA7" w:rsidR="00A941F3" w:rsidRPr="00A941F3" w:rsidRDefault="00A941F3" w:rsidP="00A941F3">
            <w:pPr>
              <w:pStyle w:val="TableParagraph"/>
              <w:spacing w:before="100" w:beforeAutospacing="1" w:after="100" w:afterAutospacing="1" w:line="249" w:lineRule="auto"/>
              <w:ind w:left="96" w:right="1339" w:hanging="1"/>
              <w:rPr>
                <w:sz w:val="18"/>
                <w:szCs w:val="18"/>
              </w:rPr>
            </w:pPr>
          </w:p>
        </w:tc>
      </w:tr>
    </w:tbl>
    <w:p w14:paraId="156634F5" w14:textId="77777777" w:rsidR="009C1064" w:rsidRPr="00D05009" w:rsidRDefault="00453C6E" w:rsidP="00D15EE4">
      <w:pPr>
        <w:pStyle w:val="ListParagraph"/>
        <w:numPr>
          <w:ilvl w:val="0"/>
          <w:numId w:val="2"/>
        </w:numPr>
        <w:tabs>
          <w:tab w:val="left" w:pos="491"/>
        </w:tabs>
        <w:spacing w:before="120" w:after="120"/>
        <w:ind w:left="331" w:hanging="331"/>
        <w:rPr>
          <w:bCs/>
          <w:w w:val="105"/>
          <w:sz w:val="18"/>
          <w:szCs w:val="18"/>
        </w:rPr>
      </w:pPr>
      <w:r w:rsidRPr="00D05009">
        <w:rPr>
          <w:bCs/>
          <w:w w:val="105"/>
          <w:sz w:val="18"/>
          <w:szCs w:val="18"/>
        </w:rPr>
        <w:t>RESPONSIBILITIES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7730"/>
      </w:tblGrid>
      <w:tr w:rsidR="009C1064" w:rsidRPr="00D05009" w14:paraId="156634F9" w14:textId="77777777" w:rsidTr="00675141">
        <w:trPr>
          <w:trHeight w:hRule="exact" w:val="485"/>
        </w:trPr>
        <w:tc>
          <w:tcPr>
            <w:tcW w:w="1162" w:type="pct"/>
            <w:tcBorders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156634F7" w14:textId="77777777" w:rsidR="009C1064" w:rsidRPr="00D05009" w:rsidRDefault="00453C6E">
            <w:pPr>
              <w:pStyle w:val="TableParagraph"/>
              <w:spacing w:before="5" w:line="249" w:lineRule="auto"/>
              <w:ind w:left="603" w:hanging="420"/>
              <w:rPr>
                <w:bCs/>
                <w:sz w:val="18"/>
                <w:szCs w:val="18"/>
              </w:rPr>
            </w:pPr>
            <w:r w:rsidRPr="00D05009">
              <w:rPr>
                <w:bCs/>
                <w:w w:val="105"/>
                <w:sz w:val="18"/>
                <w:szCs w:val="18"/>
              </w:rPr>
              <w:t>Job Function and/or Department</w:t>
            </w:r>
          </w:p>
        </w:tc>
        <w:tc>
          <w:tcPr>
            <w:tcW w:w="3838" w:type="pct"/>
            <w:tcBorders>
              <w:left w:val="single" w:sz="3" w:space="0" w:color="000000"/>
              <w:bottom w:val="single" w:sz="3" w:space="0" w:color="000000"/>
            </w:tcBorders>
            <w:shd w:val="clear" w:color="auto" w:fill="D9D9D9"/>
          </w:tcPr>
          <w:p w14:paraId="156634F8" w14:textId="77777777" w:rsidR="009C1064" w:rsidRPr="00D05009" w:rsidRDefault="00453C6E">
            <w:pPr>
              <w:pStyle w:val="TableParagraph"/>
              <w:spacing w:before="124"/>
              <w:ind w:left="2315" w:right="2315"/>
              <w:jc w:val="center"/>
              <w:rPr>
                <w:bCs/>
                <w:sz w:val="18"/>
                <w:szCs w:val="18"/>
              </w:rPr>
            </w:pPr>
            <w:r w:rsidRPr="00D05009">
              <w:rPr>
                <w:bCs/>
                <w:w w:val="105"/>
                <w:sz w:val="18"/>
                <w:szCs w:val="18"/>
              </w:rPr>
              <w:t>Responsibility</w:t>
            </w:r>
          </w:p>
        </w:tc>
      </w:tr>
      <w:tr w:rsidR="009C1064" w:rsidRPr="00D05009" w14:paraId="156634FC" w14:textId="77777777" w:rsidTr="006137E6">
        <w:trPr>
          <w:trHeight w:hRule="exact" w:val="574"/>
        </w:trPr>
        <w:tc>
          <w:tcPr>
            <w:tcW w:w="1162" w:type="pct"/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6634FA" w14:textId="77777777" w:rsidR="009C1064" w:rsidRPr="00D05009" w:rsidRDefault="00453C6E" w:rsidP="009F7E5C">
            <w:pPr>
              <w:pStyle w:val="TableParagraph"/>
              <w:ind w:left="95"/>
              <w:rPr>
                <w:bCs/>
                <w:sz w:val="18"/>
                <w:szCs w:val="18"/>
              </w:rPr>
            </w:pPr>
            <w:r w:rsidRPr="00D05009">
              <w:rPr>
                <w:bCs/>
                <w:w w:val="105"/>
                <w:sz w:val="18"/>
                <w:szCs w:val="18"/>
              </w:rPr>
              <w:t>All Personnel</w:t>
            </w:r>
          </w:p>
        </w:tc>
        <w:tc>
          <w:tcPr>
            <w:tcW w:w="383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vAlign w:val="center"/>
          </w:tcPr>
          <w:p w14:paraId="156634FB" w14:textId="6A29D8E2" w:rsidR="00640329" w:rsidRPr="00D05009" w:rsidRDefault="00640329" w:rsidP="009F7E5C">
            <w:pPr>
              <w:pStyle w:val="TableParagraph"/>
              <w:spacing w:line="247" w:lineRule="auto"/>
              <w:ind w:left="97" w:right="1" w:hanging="1"/>
              <w:rPr>
                <w:bCs/>
                <w:sz w:val="18"/>
                <w:szCs w:val="18"/>
              </w:rPr>
            </w:pPr>
          </w:p>
        </w:tc>
      </w:tr>
    </w:tbl>
    <w:p w14:paraId="156634FD" w14:textId="77777777" w:rsidR="009C1064" w:rsidRPr="00D05009" w:rsidRDefault="00453C6E" w:rsidP="00D15EE4">
      <w:pPr>
        <w:pStyle w:val="ListParagraph"/>
        <w:numPr>
          <w:ilvl w:val="0"/>
          <w:numId w:val="2"/>
        </w:numPr>
        <w:tabs>
          <w:tab w:val="left" w:pos="493"/>
        </w:tabs>
        <w:spacing w:before="120" w:after="120"/>
        <w:ind w:left="331" w:hanging="331"/>
        <w:rPr>
          <w:bCs/>
          <w:w w:val="105"/>
          <w:sz w:val="18"/>
          <w:szCs w:val="18"/>
        </w:rPr>
      </w:pPr>
      <w:r w:rsidRPr="00D05009">
        <w:rPr>
          <w:bCs/>
          <w:w w:val="105"/>
          <w:sz w:val="18"/>
          <w:szCs w:val="18"/>
        </w:rPr>
        <w:t>DEFINITION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5"/>
        <w:gridCol w:w="7625"/>
      </w:tblGrid>
      <w:tr w:rsidR="009C1064" w:rsidRPr="00D05009" w14:paraId="15663501" w14:textId="77777777" w:rsidTr="00675141">
        <w:trPr>
          <w:trHeight w:hRule="exact" w:val="247"/>
        </w:trPr>
        <w:tc>
          <w:tcPr>
            <w:tcW w:w="1214" w:type="pct"/>
            <w:tcBorders>
              <w:right w:val="single" w:sz="3" w:space="0" w:color="000000"/>
            </w:tcBorders>
            <w:shd w:val="clear" w:color="auto" w:fill="D9D9D9"/>
          </w:tcPr>
          <w:p w14:paraId="156634FF" w14:textId="77777777" w:rsidR="009C1064" w:rsidRPr="00D05009" w:rsidRDefault="00453C6E">
            <w:pPr>
              <w:pStyle w:val="TableParagraph"/>
              <w:spacing w:before="5"/>
              <w:ind w:left="902" w:right="902"/>
              <w:jc w:val="center"/>
              <w:rPr>
                <w:bCs/>
                <w:sz w:val="18"/>
                <w:szCs w:val="18"/>
              </w:rPr>
            </w:pPr>
            <w:r w:rsidRPr="00D05009">
              <w:rPr>
                <w:bCs/>
                <w:w w:val="105"/>
                <w:sz w:val="18"/>
                <w:szCs w:val="18"/>
              </w:rPr>
              <w:t>Term</w:t>
            </w:r>
          </w:p>
        </w:tc>
        <w:tc>
          <w:tcPr>
            <w:tcW w:w="3786" w:type="pct"/>
            <w:tcBorders>
              <w:left w:val="single" w:sz="3" w:space="0" w:color="000000"/>
            </w:tcBorders>
            <w:shd w:val="clear" w:color="auto" w:fill="D9D9D9"/>
          </w:tcPr>
          <w:p w14:paraId="15663500" w14:textId="77777777" w:rsidR="009C1064" w:rsidRPr="00D05009" w:rsidRDefault="00453C6E">
            <w:pPr>
              <w:pStyle w:val="TableParagraph"/>
              <w:spacing w:before="5"/>
              <w:ind w:left="2315" w:right="2315"/>
              <w:jc w:val="center"/>
              <w:rPr>
                <w:bCs/>
                <w:sz w:val="18"/>
                <w:szCs w:val="18"/>
              </w:rPr>
            </w:pPr>
            <w:r w:rsidRPr="00D05009">
              <w:rPr>
                <w:bCs/>
                <w:w w:val="105"/>
                <w:sz w:val="18"/>
                <w:szCs w:val="18"/>
              </w:rPr>
              <w:t>Definition</w:t>
            </w:r>
          </w:p>
        </w:tc>
      </w:tr>
      <w:tr w:rsidR="009C1064" w:rsidRPr="00D05009" w14:paraId="15663504" w14:textId="77777777" w:rsidTr="00B15EBB">
        <w:trPr>
          <w:trHeight w:hRule="exact" w:val="262"/>
        </w:trPr>
        <w:tc>
          <w:tcPr>
            <w:tcW w:w="1214" w:type="pct"/>
            <w:tcBorders>
              <w:right w:val="single" w:sz="3" w:space="0" w:color="000000"/>
            </w:tcBorders>
            <w:vAlign w:val="center"/>
          </w:tcPr>
          <w:p w14:paraId="15663502" w14:textId="6C23914A" w:rsidR="009C1064" w:rsidRPr="00D05009" w:rsidRDefault="00D225F5" w:rsidP="009F7E5C">
            <w:pPr>
              <w:pStyle w:val="TableParagraph"/>
              <w:spacing w:before="5" w:line="249" w:lineRule="auto"/>
              <w:ind w:left="95" w:right="88"/>
              <w:rPr>
                <w:bCs/>
                <w:sz w:val="18"/>
                <w:szCs w:val="18"/>
              </w:rPr>
            </w:pPr>
            <w:proofErr w:type="spellStart"/>
            <w:r w:rsidRPr="00D225F5">
              <w:rPr>
                <w:bCs/>
                <w:sz w:val="18"/>
                <w:szCs w:val="18"/>
              </w:rPr>
              <w:t>AESDirect</w:t>
            </w:r>
            <w:proofErr w:type="spellEnd"/>
          </w:p>
        </w:tc>
        <w:tc>
          <w:tcPr>
            <w:tcW w:w="3786" w:type="pct"/>
            <w:tcBorders>
              <w:left w:val="single" w:sz="3" w:space="0" w:color="000000"/>
            </w:tcBorders>
            <w:vAlign w:val="center"/>
          </w:tcPr>
          <w:p w14:paraId="15663503" w14:textId="2DEE7C97" w:rsidR="002703B4" w:rsidRPr="00D05009" w:rsidRDefault="00D225F5" w:rsidP="009F7E5C">
            <w:pPr>
              <w:pStyle w:val="TableParagraph"/>
              <w:spacing w:before="5" w:line="247" w:lineRule="auto"/>
              <w:ind w:left="97" w:right="239"/>
              <w:rPr>
                <w:bCs/>
                <w:sz w:val="18"/>
                <w:szCs w:val="18"/>
              </w:rPr>
            </w:pPr>
            <w:r w:rsidRPr="00D225F5">
              <w:rPr>
                <w:bCs/>
                <w:sz w:val="18"/>
                <w:szCs w:val="18"/>
              </w:rPr>
              <w:t>(U.S. Census Bureau) Automated Export System</w:t>
            </w:r>
          </w:p>
        </w:tc>
      </w:tr>
      <w:tr w:rsidR="00B15EBB" w:rsidRPr="00D05009" w14:paraId="0A8D6105" w14:textId="77777777" w:rsidTr="00436F1A">
        <w:trPr>
          <w:trHeight w:hRule="exact" w:val="262"/>
        </w:trPr>
        <w:tc>
          <w:tcPr>
            <w:tcW w:w="1214" w:type="pct"/>
            <w:tcBorders>
              <w:bottom w:val="single" w:sz="3" w:space="0" w:color="000000"/>
              <w:right w:val="single" w:sz="3" w:space="0" w:color="000000"/>
            </w:tcBorders>
            <w:vAlign w:val="center"/>
          </w:tcPr>
          <w:p w14:paraId="2678C4E4" w14:textId="3D08613B" w:rsidR="00B15EBB" w:rsidRPr="00D05009" w:rsidRDefault="00D225F5" w:rsidP="009F7E5C">
            <w:pPr>
              <w:pStyle w:val="TableParagraph"/>
              <w:spacing w:before="5" w:line="249" w:lineRule="auto"/>
              <w:ind w:left="95" w:right="88"/>
              <w:rPr>
                <w:bCs/>
                <w:sz w:val="18"/>
                <w:szCs w:val="18"/>
              </w:rPr>
            </w:pPr>
            <w:r w:rsidRPr="00D225F5">
              <w:rPr>
                <w:bCs/>
                <w:sz w:val="18"/>
                <w:szCs w:val="18"/>
              </w:rPr>
              <w:t>EEI</w:t>
            </w:r>
          </w:p>
        </w:tc>
        <w:tc>
          <w:tcPr>
            <w:tcW w:w="3786" w:type="pct"/>
            <w:tcBorders>
              <w:left w:val="single" w:sz="3" w:space="0" w:color="000000"/>
              <w:bottom w:val="single" w:sz="3" w:space="0" w:color="000000"/>
            </w:tcBorders>
            <w:vAlign w:val="center"/>
          </w:tcPr>
          <w:p w14:paraId="022618AD" w14:textId="74744287" w:rsidR="00B15EBB" w:rsidRPr="00D05009" w:rsidRDefault="00D225F5" w:rsidP="009F7E5C">
            <w:pPr>
              <w:pStyle w:val="TableParagraph"/>
              <w:spacing w:before="5" w:line="247" w:lineRule="auto"/>
              <w:ind w:left="97" w:right="239"/>
              <w:rPr>
                <w:bCs/>
                <w:sz w:val="18"/>
                <w:szCs w:val="18"/>
              </w:rPr>
            </w:pPr>
            <w:r w:rsidRPr="00D225F5">
              <w:rPr>
                <w:bCs/>
                <w:sz w:val="18"/>
                <w:szCs w:val="18"/>
              </w:rPr>
              <w:t>Electronic Export Information</w:t>
            </w:r>
          </w:p>
        </w:tc>
      </w:tr>
      <w:tr w:rsidR="00B15EBB" w:rsidRPr="00D05009" w14:paraId="0412E4E5" w14:textId="77777777" w:rsidTr="00436F1A">
        <w:trPr>
          <w:trHeight w:hRule="exact" w:val="262"/>
        </w:trPr>
        <w:tc>
          <w:tcPr>
            <w:tcW w:w="1214" w:type="pct"/>
            <w:tcBorders>
              <w:bottom w:val="single" w:sz="3" w:space="0" w:color="000000"/>
              <w:right w:val="single" w:sz="3" w:space="0" w:color="000000"/>
            </w:tcBorders>
            <w:vAlign w:val="center"/>
          </w:tcPr>
          <w:p w14:paraId="37F476A6" w14:textId="73EB73EB" w:rsidR="00B15EBB" w:rsidRPr="00D05009" w:rsidRDefault="00B65288" w:rsidP="009F7E5C">
            <w:pPr>
              <w:pStyle w:val="TableParagraph"/>
              <w:spacing w:before="5" w:line="249" w:lineRule="auto"/>
              <w:ind w:left="95" w:right="88"/>
              <w:rPr>
                <w:bCs/>
                <w:sz w:val="18"/>
                <w:szCs w:val="18"/>
              </w:rPr>
            </w:pPr>
            <w:r w:rsidRPr="00B65288">
              <w:rPr>
                <w:bCs/>
                <w:sz w:val="18"/>
                <w:szCs w:val="18"/>
              </w:rPr>
              <w:t>Harmonized Code</w:t>
            </w:r>
          </w:p>
        </w:tc>
        <w:tc>
          <w:tcPr>
            <w:tcW w:w="3786" w:type="pct"/>
            <w:tcBorders>
              <w:left w:val="single" w:sz="3" w:space="0" w:color="000000"/>
              <w:bottom w:val="single" w:sz="3" w:space="0" w:color="000000"/>
            </w:tcBorders>
            <w:vAlign w:val="center"/>
          </w:tcPr>
          <w:p w14:paraId="38788F01" w14:textId="41C9D38F" w:rsidR="00B15EBB" w:rsidRPr="00D05009" w:rsidRDefault="00854BC1" w:rsidP="009F7E5C">
            <w:pPr>
              <w:pStyle w:val="TableParagraph"/>
              <w:spacing w:before="5" w:line="247" w:lineRule="auto"/>
              <w:ind w:left="97" w:right="239"/>
              <w:rPr>
                <w:bCs/>
                <w:sz w:val="18"/>
                <w:szCs w:val="18"/>
              </w:rPr>
            </w:pPr>
            <w:r w:rsidRPr="00854BC1">
              <w:rPr>
                <w:bCs/>
                <w:sz w:val="18"/>
                <w:szCs w:val="18"/>
              </w:rPr>
              <w:t>An internationally standardized system of names and numbers for classifying traded products.</w:t>
            </w:r>
          </w:p>
        </w:tc>
      </w:tr>
      <w:tr w:rsidR="00B15EBB" w:rsidRPr="00D05009" w14:paraId="7806020A" w14:textId="77777777" w:rsidTr="00436F1A">
        <w:trPr>
          <w:trHeight w:hRule="exact" w:val="262"/>
        </w:trPr>
        <w:tc>
          <w:tcPr>
            <w:tcW w:w="1214" w:type="pct"/>
            <w:tcBorders>
              <w:bottom w:val="single" w:sz="3" w:space="0" w:color="000000"/>
              <w:right w:val="single" w:sz="3" w:space="0" w:color="000000"/>
            </w:tcBorders>
            <w:vAlign w:val="center"/>
          </w:tcPr>
          <w:p w14:paraId="16EBE06A" w14:textId="3EAB4EB9" w:rsidR="00B15EBB" w:rsidRPr="00D05009" w:rsidRDefault="00854BC1" w:rsidP="009F7E5C">
            <w:pPr>
              <w:pStyle w:val="TableParagraph"/>
              <w:spacing w:before="5" w:line="249" w:lineRule="auto"/>
              <w:ind w:left="95" w:right="88"/>
              <w:rPr>
                <w:bCs/>
                <w:sz w:val="18"/>
                <w:szCs w:val="18"/>
              </w:rPr>
            </w:pPr>
            <w:r w:rsidRPr="00854BC1">
              <w:rPr>
                <w:bCs/>
                <w:sz w:val="18"/>
                <w:szCs w:val="18"/>
              </w:rPr>
              <w:t>ITN</w:t>
            </w:r>
          </w:p>
        </w:tc>
        <w:tc>
          <w:tcPr>
            <w:tcW w:w="3786" w:type="pct"/>
            <w:tcBorders>
              <w:left w:val="single" w:sz="3" w:space="0" w:color="000000"/>
              <w:bottom w:val="single" w:sz="3" w:space="0" w:color="000000"/>
            </w:tcBorders>
            <w:vAlign w:val="center"/>
          </w:tcPr>
          <w:p w14:paraId="720D01AB" w14:textId="7A7F1462" w:rsidR="00B15EBB" w:rsidRPr="00D05009" w:rsidRDefault="00854BC1" w:rsidP="009F7E5C">
            <w:pPr>
              <w:pStyle w:val="TableParagraph"/>
              <w:spacing w:before="5" w:line="247" w:lineRule="auto"/>
              <w:ind w:left="97" w:right="239"/>
              <w:rPr>
                <w:bCs/>
                <w:sz w:val="18"/>
                <w:szCs w:val="18"/>
              </w:rPr>
            </w:pPr>
            <w:r w:rsidRPr="00854BC1">
              <w:rPr>
                <w:bCs/>
                <w:sz w:val="18"/>
                <w:szCs w:val="18"/>
              </w:rPr>
              <w:t>Internal Transaction Number</w:t>
            </w:r>
          </w:p>
        </w:tc>
      </w:tr>
      <w:tr w:rsidR="00B15EBB" w:rsidRPr="00D05009" w14:paraId="4575851A" w14:textId="77777777" w:rsidTr="00436F1A">
        <w:trPr>
          <w:trHeight w:hRule="exact" w:val="262"/>
        </w:trPr>
        <w:tc>
          <w:tcPr>
            <w:tcW w:w="1214" w:type="pct"/>
            <w:tcBorders>
              <w:bottom w:val="single" w:sz="3" w:space="0" w:color="000000"/>
              <w:right w:val="single" w:sz="3" w:space="0" w:color="000000"/>
            </w:tcBorders>
            <w:vAlign w:val="center"/>
          </w:tcPr>
          <w:p w14:paraId="2031B4A4" w14:textId="3A3DA87F" w:rsidR="00B15EBB" w:rsidRPr="00D05009" w:rsidRDefault="00854BC1" w:rsidP="009F7E5C">
            <w:pPr>
              <w:pStyle w:val="TableParagraph"/>
              <w:spacing w:before="5" w:line="249" w:lineRule="auto"/>
              <w:ind w:left="95" w:right="88"/>
              <w:rPr>
                <w:bCs/>
                <w:sz w:val="18"/>
                <w:szCs w:val="18"/>
              </w:rPr>
            </w:pPr>
            <w:r w:rsidRPr="00854BC1">
              <w:rPr>
                <w:bCs/>
                <w:sz w:val="18"/>
                <w:szCs w:val="18"/>
              </w:rPr>
              <w:t>SED</w:t>
            </w:r>
          </w:p>
        </w:tc>
        <w:tc>
          <w:tcPr>
            <w:tcW w:w="3786" w:type="pct"/>
            <w:tcBorders>
              <w:left w:val="single" w:sz="3" w:space="0" w:color="000000"/>
              <w:bottom w:val="single" w:sz="3" w:space="0" w:color="000000"/>
            </w:tcBorders>
            <w:vAlign w:val="center"/>
          </w:tcPr>
          <w:p w14:paraId="2DEBADC1" w14:textId="4496E939" w:rsidR="00B15EBB" w:rsidRPr="00D05009" w:rsidRDefault="00854BC1" w:rsidP="009F7E5C">
            <w:pPr>
              <w:pStyle w:val="TableParagraph"/>
              <w:spacing w:before="5" w:line="247" w:lineRule="auto"/>
              <w:ind w:left="97" w:right="239"/>
              <w:rPr>
                <w:bCs/>
                <w:sz w:val="18"/>
                <w:szCs w:val="18"/>
              </w:rPr>
            </w:pPr>
            <w:r w:rsidRPr="00854BC1">
              <w:rPr>
                <w:bCs/>
                <w:sz w:val="18"/>
                <w:szCs w:val="18"/>
              </w:rPr>
              <w:t>Shipper’s Export Declaration</w:t>
            </w:r>
          </w:p>
        </w:tc>
      </w:tr>
      <w:tr w:rsidR="00B15EBB" w:rsidRPr="00D05009" w14:paraId="1B0052C1" w14:textId="77777777" w:rsidTr="00436F1A">
        <w:trPr>
          <w:trHeight w:hRule="exact" w:val="262"/>
        </w:trPr>
        <w:tc>
          <w:tcPr>
            <w:tcW w:w="1214" w:type="pct"/>
            <w:tcBorders>
              <w:bottom w:val="single" w:sz="3" w:space="0" w:color="000000"/>
              <w:right w:val="single" w:sz="3" w:space="0" w:color="000000"/>
            </w:tcBorders>
            <w:vAlign w:val="center"/>
          </w:tcPr>
          <w:p w14:paraId="34AF9131" w14:textId="6EDAEEF7" w:rsidR="00B15EBB" w:rsidRPr="00D05009" w:rsidRDefault="00B15EBB" w:rsidP="009F7E5C">
            <w:pPr>
              <w:pStyle w:val="TableParagraph"/>
              <w:spacing w:before="5" w:line="249" w:lineRule="auto"/>
              <w:ind w:left="95" w:right="88"/>
              <w:rPr>
                <w:bCs/>
                <w:sz w:val="18"/>
                <w:szCs w:val="18"/>
              </w:rPr>
            </w:pPr>
          </w:p>
        </w:tc>
        <w:tc>
          <w:tcPr>
            <w:tcW w:w="3786" w:type="pct"/>
            <w:tcBorders>
              <w:left w:val="single" w:sz="3" w:space="0" w:color="000000"/>
              <w:bottom w:val="single" w:sz="3" w:space="0" w:color="000000"/>
            </w:tcBorders>
            <w:vAlign w:val="center"/>
          </w:tcPr>
          <w:p w14:paraId="4E61DA4B" w14:textId="5BAF4AF1" w:rsidR="00B15EBB" w:rsidRPr="00D05009" w:rsidRDefault="00B15EBB" w:rsidP="009F7E5C">
            <w:pPr>
              <w:pStyle w:val="TableParagraph"/>
              <w:spacing w:before="5" w:line="247" w:lineRule="auto"/>
              <w:ind w:left="97" w:right="239"/>
              <w:rPr>
                <w:bCs/>
                <w:sz w:val="18"/>
                <w:szCs w:val="18"/>
              </w:rPr>
            </w:pPr>
          </w:p>
        </w:tc>
      </w:tr>
    </w:tbl>
    <w:p w14:paraId="68608786" w14:textId="47A44103" w:rsidR="009658A2" w:rsidRDefault="00453C6E" w:rsidP="009658A2">
      <w:pPr>
        <w:pStyle w:val="ListParagraph"/>
        <w:numPr>
          <w:ilvl w:val="0"/>
          <w:numId w:val="2"/>
        </w:numPr>
        <w:tabs>
          <w:tab w:val="left" w:pos="491"/>
        </w:tabs>
        <w:spacing w:before="120" w:after="120"/>
        <w:ind w:left="331" w:firstLine="0"/>
        <w:rPr>
          <w:bCs/>
          <w:w w:val="105"/>
          <w:sz w:val="18"/>
          <w:szCs w:val="18"/>
        </w:rPr>
      </w:pPr>
      <w:r w:rsidRPr="00981BE4">
        <w:rPr>
          <w:bCs/>
          <w:w w:val="105"/>
          <w:sz w:val="18"/>
          <w:szCs w:val="18"/>
        </w:rPr>
        <w:t>PROCEDURE</w:t>
      </w:r>
      <w:r w:rsidR="00981BE4" w:rsidRPr="00981BE4">
        <w:rPr>
          <w:bCs/>
          <w:w w:val="105"/>
          <w:sz w:val="18"/>
          <w:szCs w:val="18"/>
        </w:rPr>
        <w:t xml:space="preserve"> </w:t>
      </w:r>
    </w:p>
    <w:p w14:paraId="0CE0B07D" w14:textId="1E25A3FF" w:rsidR="00570D14" w:rsidRDefault="00981BE4" w:rsidP="00193CDA">
      <w:pPr>
        <w:pStyle w:val="ListParagraph"/>
        <w:numPr>
          <w:ilvl w:val="1"/>
          <w:numId w:val="2"/>
        </w:numPr>
        <w:spacing w:before="120" w:after="120"/>
        <w:ind w:left="0" w:firstLine="0"/>
        <w:rPr>
          <w:bCs/>
          <w:w w:val="105"/>
          <w:sz w:val="18"/>
          <w:szCs w:val="18"/>
        </w:rPr>
      </w:pPr>
      <w:r>
        <w:rPr>
          <w:bCs/>
          <w:w w:val="105"/>
          <w:sz w:val="18"/>
          <w:szCs w:val="18"/>
        </w:rPr>
        <w:t>Domestic shipping</w:t>
      </w:r>
    </w:p>
    <w:p w14:paraId="3C775DEC" w14:textId="77777777" w:rsidR="00981BE4" w:rsidRDefault="00981BE4" w:rsidP="00981BE4">
      <w:pPr>
        <w:pStyle w:val="ListParagraph"/>
        <w:numPr>
          <w:ilvl w:val="2"/>
          <w:numId w:val="2"/>
        </w:numPr>
        <w:spacing w:before="120" w:after="120"/>
        <w:ind w:left="288" w:firstLine="0"/>
        <w:jc w:val="both"/>
        <w:rPr>
          <w:w w:val="105"/>
          <w:sz w:val="18"/>
          <w:szCs w:val="18"/>
        </w:rPr>
      </w:pPr>
      <w:r>
        <w:rPr>
          <w:w w:val="105"/>
          <w:sz w:val="18"/>
          <w:szCs w:val="18"/>
        </w:rPr>
        <w:t>Log into FedEx Ship Manager</w:t>
      </w:r>
    </w:p>
    <w:p w14:paraId="0E897A65" w14:textId="0BD0DF4E" w:rsidR="003D18D2" w:rsidRDefault="00EE0207" w:rsidP="00981BE4">
      <w:pPr>
        <w:pStyle w:val="ListParagraph"/>
        <w:numPr>
          <w:ilvl w:val="2"/>
          <w:numId w:val="2"/>
        </w:numPr>
        <w:spacing w:before="120" w:after="120"/>
        <w:ind w:left="288" w:firstLine="0"/>
        <w:jc w:val="both"/>
        <w:rPr>
          <w:ins w:id="0" w:author="Carlie Lopez" w:date="2025-04-02T16:32:00Z" w16du:dateUtc="2025-04-02T20:32:00Z"/>
          <w:w w:val="105"/>
          <w:sz w:val="18"/>
          <w:szCs w:val="18"/>
        </w:rPr>
      </w:pPr>
      <w:r>
        <w:rPr>
          <w:w w:val="105"/>
          <w:sz w:val="18"/>
          <w:szCs w:val="18"/>
        </w:rPr>
        <w:t xml:space="preserve">Step 1: </w:t>
      </w:r>
      <w:r w:rsidR="00101548">
        <w:rPr>
          <w:w w:val="105"/>
          <w:sz w:val="18"/>
          <w:szCs w:val="18"/>
        </w:rPr>
        <w:t>Select</w:t>
      </w:r>
      <w:ins w:id="1" w:author="Carlie Lopez" w:date="2025-04-02T16:32:00Z" w16du:dateUtc="2025-04-02T20:32:00Z">
        <w:r w:rsidR="003D18D2">
          <w:rPr>
            <w:w w:val="105"/>
            <w:sz w:val="18"/>
            <w:szCs w:val="18"/>
          </w:rPr>
          <w:t xml:space="preserve"> Create a Shipment</w:t>
        </w:r>
      </w:ins>
    </w:p>
    <w:p w14:paraId="5750E443" w14:textId="6F73EACB" w:rsidR="00981BE4" w:rsidRDefault="00101548">
      <w:pPr>
        <w:pStyle w:val="ListParagraph"/>
        <w:numPr>
          <w:ilvl w:val="3"/>
          <w:numId w:val="2"/>
        </w:numPr>
        <w:spacing w:before="120" w:after="120"/>
        <w:jc w:val="both"/>
        <w:rPr>
          <w:w w:val="105"/>
          <w:sz w:val="18"/>
          <w:szCs w:val="18"/>
        </w:rPr>
        <w:pPrChange w:id="2" w:author="Carlie Lopez" w:date="2025-04-02T16:35:00Z" w16du:dateUtc="2025-04-02T20:35:00Z">
          <w:pPr>
            <w:pStyle w:val="ListParagraph"/>
            <w:numPr>
              <w:ilvl w:val="2"/>
              <w:numId w:val="2"/>
            </w:numPr>
            <w:spacing w:before="120" w:after="120"/>
            <w:ind w:left="288" w:firstLine="0"/>
            <w:jc w:val="both"/>
          </w:pPr>
        </w:pPrChange>
      </w:pPr>
      <w:del w:id="3" w:author="Carlie Lopez" w:date="2025-04-02T16:34:00Z" w16du:dateUtc="2025-04-02T20:34:00Z">
        <w:r w:rsidDel="005C5294">
          <w:rPr>
            <w:w w:val="105"/>
            <w:sz w:val="18"/>
            <w:szCs w:val="18"/>
          </w:rPr>
          <w:delText xml:space="preserve"> </w:delText>
        </w:r>
      </w:del>
      <w:ins w:id="4" w:author="Carlie Lopez" w:date="2025-04-02T16:32:00Z" w16du:dateUtc="2025-04-02T20:32:00Z">
        <w:r w:rsidR="003D18D2">
          <w:rPr>
            <w:w w:val="105"/>
            <w:sz w:val="18"/>
            <w:szCs w:val="18"/>
          </w:rPr>
          <w:t>Make sure the drop down at the top is</w:t>
        </w:r>
      </w:ins>
      <w:ins w:id="5" w:author="Carlie Lopez" w:date="2025-04-02T16:33:00Z" w16du:dateUtc="2025-04-02T20:33:00Z">
        <w:r w:rsidR="003D18D2">
          <w:rPr>
            <w:w w:val="105"/>
            <w:sz w:val="18"/>
            <w:szCs w:val="18"/>
          </w:rPr>
          <w:t xml:space="preserve"> set to Outbound Shipment</w:t>
        </w:r>
        <w:r w:rsidR="005C5294">
          <w:rPr>
            <w:w w:val="105"/>
            <w:sz w:val="18"/>
            <w:szCs w:val="18"/>
          </w:rPr>
          <w:t>. Other sh</w:t>
        </w:r>
      </w:ins>
      <w:ins w:id="6" w:author="Carlie Lopez" w:date="2025-04-02T16:34:00Z" w16du:dateUtc="2025-04-02T20:34:00Z">
        <w:r w:rsidR="005C5294">
          <w:rPr>
            <w:w w:val="105"/>
            <w:sz w:val="18"/>
            <w:szCs w:val="18"/>
          </w:rPr>
          <w:t>ipment types include:</w:t>
        </w:r>
      </w:ins>
      <w:del w:id="7" w:author="Carlie Lopez" w:date="2025-04-02T16:33:00Z" w16du:dateUtc="2025-04-02T20:33:00Z">
        <w:r w:rsidR="00995F01" w:rsidDel="003D18D2">
          <w:rPr>
            <w:w w:val="105"/>
            <w:sz w:val="18"/>
            <w:szCs w:val="18"/>
          </w:rPr>
          <w:delText xml:space="preserve">the </w:delText>
        </w:r>
        <w:r w:rsidDel="003D18D2">
          <w:rPr>
            <w:w w:val="105"/>
            <w:sz w:val="18"/>
            <w:szCs w:val="18"/>
          </w:rPr>
          <w:delText xml:space="preserve">type of shipping </w:delText>
        </w:r>
        <w:r w:rsidR="00604136" w:rsidDel="003D18D2">
          <w:rPr>
            <w:w w:val="105"/>
            <w:sz w:val="18"/>
            <w:szCs w:val="18"/>
          </w:rPr>
          <w:delText>label</w:delText>
        </w:r>
      </w:del>
      <w:r w:rsidR="00604136">
        <w:rPr>
          <w:w w:val="105"/>
          <w:sz w:val="18"/>
          <w:szCs w:val="18"/>
        </w:rPr>
        <w:t>.</w:t>
      </w:r>
    </w:p>
    <w:p w14:paraId="08F11E5E" w14:textId="28E42413" w:rsidR="00DE6C00" w:rsidRDefault="00DE6C00">
      <w:pPr>
        <w:pStyle w:val="ListParagraph"/>
        <w:numPr>
          <w:ilvl w:val="4"/>
          <w:numId w:val="2"/>
        </w:numPr>
        <w:spacing w:before="120" w:after="120"/>
        <w:rPr>
          <w:w w:val="105"/>
          <w:sz w:val="18"/>
          <w:szCs w:val="18"/>
        </w:rPr>
        <w:pPrChange w:id="8" w:author="Carlie Lopez" w:date="2025-04-02T16:35:00Z" w16du:dateUtc="2025-04-02T20:35:00Z">
          <w:pPr>
            <w:pStyle w:val="ListParagraph"/>
            <w:numPr>
              <w:ilvl w:val="3"/>
              <w:numId w:val="2"/>
            </w:numPr>
            <w:spacing w:before="120" w:after="120"/>
            <w:ind w:left="2864" w:hanging="1017"/>
          </w:pPr>
        </w:pPrChange>
      </w:pPr>
      <w:r>
        <w:rPr>
          <w:w w:val="105"/>
          <w:sz w:val="18"/>
          <w:szCs w:val="18"/>
        </w:rPr>
        <w:t xml:space="preserve">Outbound – default </w:t>
      </w:r>
      <w:r w:rsidR="00D54D8A">
        <w:rPr>
          <w:w w:val="105"/>
          <w:sz w:val="18"/>
          <w:szCs w:val="18"/>
        </w:rPr>
        <w:t>selection</w:t>
      </w:r>
      <w:r w:rsidR="00995F01">
        <w:rPr>
          <w:w w:val="105"/>
          <w:sz w:val="18"/>
          <w:szCs w:val="18"/>
        </w:rPr>
        <w:t xml:space="preserve"> for most of the ship label creation</w:t>
      </w:r>
    </w:p>
    <w:p w14:paraId="683D1720" w14:textId="672B5EC6" w:rsidR="00DE6C00" w:rsidRDefault="00DE6C00">
      <w:pPr>
        <w:pStyle w:val="ListParagraph"/>
        <w:numPr>
          <w:ilvl w:val="4"/>
          <w:numId w:val="2"/>
        </w:numPr>
        <w:spacing w:before="120" w:after="120"/>
        <w:rPr>
          <w:w w:val="105"/>
          <w:sz w:val="18"/>
          <w:szCs w:val="18"/>
        </w:rPr>
        <w:pPrChange w:id="9" w:author="Carlie Lopez" w:date="2025-04-02T16:35:00Z" w16du:dateUtc="2025-04-02T20:35:00Z">
          <w:pPr>
            <w:pStyle w:val="ListParagraph"/>
            <w:numPr>
              <w:ilvl w:val="3"/>
              <w:numId w:val="2"/>
            </w:numPr>
            <w:spacing w:before="120" w:after="120"/>
            <w:ind w:left="2864" w:hanging="1017"/>
          </w:pPr>
        </w:pPrChange>
      </w:pPr>
      <w:r>
        <w:rPr>
          <w:w w:val="105"/>
          <w:sz w:val="18"/>
          <w:szCs w:val="18"/>
        </w:rPr>
        <w:t>Import</w:t>
      </w:r>
      <w:ins w:id="10" w:author="Carlie Lopez" w:date="2025-04-03T14:24:00Z" w16du:dateUtc="2025-04-03T18:24:00Z">
        <w:r w:rsidR="001B06EA">
          <w:rPr>
            <w:w w:val="105"/>
            <w:sz w:val="18"/>
            <w:szCs w:val="18"/>
          </w:rPr>
          <w:t xml:space="preserve"> (rarely used)</w:t>
        </w:r>
      </w:ins>
    </w:p>
    <w:p w14:paraId="04FBC6A5" w14:textId="0E84C87A" w:rsidR="00DE6C00" w:rsidRDefault="00DE6C00">
      <w:pPr>
        <w:pStyle w:val="ListParagraph"/>
        <w:numPr>
          <w:ilvl w:val="4"/>
          <w:numId w:val="2"/>
        </w:numPr>
        <w:spacing w:before="120" w:after="120"/>
        <w:rPr>
          <w:w w:val="105"/>
          <w:sz w:val="18"/>
          <w:szCs w:val="18"/>
        </w:rPr>
        <w:pPrChange w:id="11" w:author="Carlie Lopez" w:date="2025-04-02T16:35:00Z" w16du:dateUtc="2025-04-02T20:35:00Z">
          <w:pPr>
            <w:pStyle w:val="ListParagraph"/>
            <w:numPr>
              <w:ilvl w:val="3"/>
              <w:numId w:val="2"/>
            </w:numPr>
            <w:spacing w:before="120" w:after="120"/>
            <w:ind w:left="2864" w:hanging="1017"/>
          </w:pPr>
        </w:pPrChange>
      </w:pPr>
      <w:r w:rsidRPr="00DE6C00">
        <w:rPr>
          <w:w w:val="105"/>
          <w:sz w:val="18"/>
          <w:szCs w:val="18"/>
        </w:rPr>
        <w:t>Return</w:t>
      </w:r>
    </w:p>
    <w:p w14:paraId="1D5843D1" w14:textId="1D17719C" w:rsidR="00C64A36" w:rsidRPr="00C64A36" w:rsidRDefault="00892322" w:rsidP="003756BE">
      <w:pPr>
        <w:spacing w:before="120" w:after="120"/>
        <w:jc w:val="center"/>
        <w:rPr>
          <w:w w:val="105"/>
          <w:sz w:val="18"/>
          <w:szCs w:val="18"/>
        </w:rPr>
      </w:pPr>
      <w:r w:rsidRPr="00892322">
        <w:rPr>
          <w:noProof/>
          <w:w w:val="105"/>
          <w:sz w:val="18"/>
          <w:szCs w:val="18"/>
        </w:rPr>
        <w:drawing>
          <wp:inline distT="0" distB="0" distL="0" distR="0" wp14:anchorId="0E11E7B0" wp14:editId="4702D63E">
            <wp:extent cx="1706087" cy="1016758"/>
            <wp:effectExtent l="0" t="0" r="0" b="0"/>
            <wp:docPr id="1054844005" name="Picture 1" descr="A close-up of a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44005" name="Picture 1" descr="A close-up of a box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21403" cy="1025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0DF64" w14:textId="77777777" w:rsidR="005C5294" w:rsidRDefault="00A654F9" w:rsidP="00EE0207">
      <w:pPr>
        <w:pStyle w:val="ListParagraph"/>
        <w:numPr>
          <w:ilvl w:val="2"/>
          <w:numId w:val="2"/>
        </w:numPr>
        <w:spacing w:before="120" w:after="120"/>
        <w:ind w:left="288" w:firstLine="0"/>
        <w:jc w:val="both"/>
        <w:rPr>
          <w:ins w:id="12" w:author="Carlie Lopez" w:date="2025-04-02T16:36:00Z" w16du:dateUtc="2025-04-02T20:36:00Z"/>
          <w:w w:val="105"/>
          <w:sz w:val="18"/>
          <w:szCs w:val="18"/>
        </w:rPr>
      </w:pPr>
      <w:r>
        <w:rPr>
          <w:w w:val="105"/>
          <w:sz w:val="18"/>
          <w:szCs w:val="18"/>
        </w:rPr>
        <w:t xml:space="preserve">Step 2: </w:t>
      </w:r>
      <w:r w:rsidR="00D37EC3">
        <w:rPr>
          <w:w w:val="105"/>
          <w:sz w:val="18"/>
          <w:szCs w:val="18"/>
        </w:rPr>
        <w:t xml:space="preserve">Select Shipment Profile. </w:t>
      </w:r>
    </w:p>
    <w:p w14:paraId="10D69066" w14:textId="3F76490D" w:rsidR="00A654F9" w:rsidRPr="005C5294" w:rsidRDefault="009574C6" w:rsidP="006B6D31">
      <w:pPr>
        <w:pStyle w:val="ListParagraph"/>
        <w:numPr>
          <w:ilvl w:val="2"/>
          <w:numId w:val="2"/>
        </w:numPr>
        <w:spacing w:before="120" w:after="120"/>
        <w:ind w:left="288" w:firstLine="0"/>
        <w:jc w:val="both"/>
        <w:rPr>
          <w:w w:val="105"/>
          <w:sz w:val="18"/>
          <w:szCs w:val="18"/>
          <w:rPrChange w:id="13" w:author="Carlie Lopez" w:date="2025-04-02T16:36:00Z" w16du:dateUtc="2025-04-02T20:36:00Z">
            <w:rPr>
              <w:w w:val="105"/>
            </w:rPr>
          </w:rPrChange>
        </w:rPr>
      </w:pPr>
      <w:r w:rsidRPr="005C5294">
        <w:rPr>
          <w:w w:val="105"/>
          <w:sz w:val="18"/>
          <w:szCs w:val="18"/>
          <w:rPrChange w:id="14" w:author="Carlie Lopez" w:date="2025-04-02T16:36:00Z" w16du:dateUtc="2025-04-02T20:36:00Z">
            <w:rPr>
              <w:w w:val="105"/>
            </w:rPr>
          </w:rPrChange>
        </w:rPr>
        <w:t>If we have shipped to this customer</w:t>
      </w:r>
      <w:r w:rsidR="00640EB6" w:rsidRPr="005C5294">
        <w:rPr>
          <w:w w:val="105"/>
          <w:sz w:val="18"/>
          <w:szCs w:val="18"/>
          <w:rPrChange w:id="15" w:author="Carlie Lopez" w:date="2025-04-02T16:36:00Z" w16du:dateUtc="2025-04-02T20:36:00Z">
            <w:rPr>
              <w:w w:val="105"/>
            </w:rPr>
          </w:rPrChange>
        </w:rPr>
        <w:t xml:space="preserve"> </w:t>
      </w:r>
      <w:proofErr w:type="spellStart"/>
      <w:proofErr w:type="gramStart"/>
      <w:r w:rsidR="00640EB6" w:rsidRPr="005C5294">
        <w:rPr>
          <w:w w:val="105"/>
          <w:sz w:val="18"/>
          <w:szCs w:val="18"/>
          <w:rPrChange w:id="16" w:author="Carlie Lopez" w:date="2025-04-02T16:36:00Z" w16du:dateUtc="2025-04-02T20:36:00Z">
            <w:rPr>
              <w:w w:val="105"/>
            </w:rPr>
          </w:rPrChange>
        </w:rPr>
        <w:t>before</w:t>
      </w:r>
      <w:r w:rsidR="00D46EEE" w:rsidRPr="006B6D31">
        <w:rPr>
          <w:w w:val="105"/>
          <w:sz w:val="18"/>
          <w:szCs w:val="18"/>
        </w:rPr>
        <w:t>,</w:t>
      </w:r>
      <w:r w:rsidRPr="006B6D31">
        <w:rPr>
          <w:w w:val="105"/>
          <w:sz w:val="18"/>
          <w:szCs w:val="18"/>
        </w:rPr>
        <w:t>and</w:t>
      </w:r>
      <w:proofErr w:type="spellEnd"/>
      <w:proofErr w:type="gramEnd"/>
      <w:r w:rsidRPr="006B6D31">
        <w:rPr>
          <w:w w:val="105"/>
          <w:sz w:val="18"/>
          <w:szCs w:val="18"/>
        </w:rPr>
        <w:t xml:space="preserve"> a shipment profile </w:t>
      </w:r>
      <w:r w:rsidR="00640EB6" w:rsidRPr="006B6D31">
        <w:rPr>
          <w:w w:val="105"/>
          <w:sz w:val="18"/>
          <w:szCs w:val="18"/>
        </w:rPr>
        <w:t>was</w:t>
      </w:r>
      <w:r w:rsidRPr="006B6D31">
        <w:rPr>
          <w:w w:val="105"/>
          <w:sz w:val="18"/>
          <w:szCs w:val="18"/>
        </w:rPr>
        <w:t xml:space="preserve"> saved, select from the shipment profile</w:t>
      </w:r>
      <w:r w:rsidR="00F37B97" w:rsidRPr="005C5294">
        <w:rPr>
          <w:w w:val="105"/>
          <w:sz w:val="18"/>
          <w:szCs w:val="18"/>
          <w:rPrChange w:id="17" w:author="Carlie Lopez" w:date="2025-04-02T16:36:00Z" w16du:dateUtc="2025-04-02T20:36:00Z">
            <w:rPr>
              <w:w w:val="105"/>
            </w:rPr>
          </w:rPrChange>
        </w:rPr>
        <w:t>.</w:t>
      </w:r>
      <w:r w:rsidR="00094B21">
        <w:rPr>
          <w:w w:val="105"/>
          <w:sz w:val="18"/>
          <w:szCs w:val="18"/>
        </w:rPr>
        <w:t xml:space="preserve"> You can also </w:t>
      </w:r>
      <w:r w:rsidR="006B6D31">
        <w:rPr>
          <w:w w:val="105"/>
          <w:sz w:val="18"/>
          <w:szCs w:val="18"/>
        </w:rPr>
        <w:t>search for past shipments under the “Shipments” tab</w:t>
      </w:r>
      <w:r w:rsidR="009B403F">
        <w:rPr>
          <w:w w:val="105"/>
          <w:sz w:val="18"/>
          <w:szCs w:val="18"/>
        </w:rPr>
        <w:t xml:space="preserve"> and</w:t>
      </w:r>
      <w:r w:rsidR="006B6D31">
        <w:rPr>
          <w:w w:val="105"/>
          <w:sz w:val="18"/>
          <w:szCs w:val="18"/>
        </w:rPr>
        <w:t xml:space="preserve"> select repeat</w:t>
      </w:r>
      <w:r w:rsidR="009B403F">
        <w:rPr>
          <w:w w:val="105"/>
          <w:sz w:val="18"/>
          <w:szCs w:val="18"/>
        </w:rPr>
        <w:t xml:space="preserve">. </w:t>
      </w:r>
      <w:proofErr w:type="gramStart"/>
      <w:r w:rsidR="009B403F">
        <w:rPr>
          <w:w w:val="105"/>
          <w:sz w:val="18"/>
          <w:szCs w:val="18"/>
        </w:rPr>
        <w:t>Both of these</w:t>
      </w:r>
      <w:proofErr w:type="gramEnd"/>
      <w:r w:rsidR="009B403F">
        <w:rPr>
          <w:w w:val="105"/>
          <w:sz w:val="18"/>
          <w:szCs w:val="18"/>
        </w:rPr>
        <w:t xml:space="preserve"> options </w:t>
      </w:r>
      <w:r w:rsidR="00F37B97" w:rsidRPr="005C5294">
        <w:rPr>
          <w:w w:val="105"/>
          <w:sz w:val="18"/>
          <w:szCs w:val="18"/>
          <w:rPrChange w:id="18" w:author="Carlie Lopez" w:date="2025-04-02T16:36:00Z" w16du:dateUtc="2025-04-02T20:36:00Z">
            <w:rPr>
              <w:w w:val="105"/>
            </w:rPr>
          </w:rPrChange>
        </w:rPr>
        <w:t xml:space="preserve">will auto populate most of the fields in the next </w:t>
      </w:r>
      <w:r w:rsidR="0077679B" w:rsidRPr="005C5294">
        <w:rPr>
          <w:w w:val="105"/>
          <w:sz w:val="18"/>
          <w:szCs w:val="18"/>
          <w:rPrChange w:id="19" w:author="Carlie Lopez" w:date="2025-04-02T16:36:00Z" w16du:dateUtc="2025-04-02T20:36:00Z">
            <w:rPr>
              <w:w w:val="105"/>
            </w:rPr>
          </w:rPrChange>
        </w:rPr>
        <w:t xml:space="preserve">steps. </w:t>
      </w:r>
      <w:r w:rsidR="003E72DC" w:rsidRPr="005C5294">
        <w:rPr>
          <w:w w:val="105"/>
          <w:sz w:val="18"/>
          <w:szCs w:val="18"/>
          <w:rPrChange w:id="20" w:author="Carlie Lopez" w:date="2025-04-02T16:36:00Z" w16du:dateUtc="2025-04-02T20:36:00Z">
            <w:rPr>
              <w:w w:val="105"/>
            </w:rPr>
          </w:rPrChange>
        </w:rPr>
        <w:t>D</w:t>
      </w:r>
      <w:r w:rsidR="001E4CC1" w:rsidRPr="005C5294">
        <w:rPr>
          <w:w w:val="105"/>
          <w:sz w:val="18"/>
          <w:szCs w:val="18"/>
          <w:rPrChange w:id="21" w:author="Carlie Lopez" w:date="2025-04-02T16:36:00Z" w16du:dateUtc="2025-04-02T20:36:00Z">
            <w:rPr>
              <w:w w:val="105"/>
            </w:rPr>
          </w:rPrChange>
        </w:rPr>
        <w:t xml:space="preserve">ouble check </w:t>
      </w:r>
      <w:r w:rsidR="0077679B" w:rsidRPr="005C5294">
        <w:rPr>
          <w:w w:val="105"/>
          <w:sz w:val="18"/>
          <w:szCs w:val="18"/>
          <w:rPrChange w:id="22" w:author="Carlie Lopez" w:date="2025-04-02T16:36:00Z" w16du:dateUtc="2025-04-02T20:36:00Z">
            <w:rPr>
              <w:w w:val="105"/>
            </w:rPr>
          </w:rPrChange>
        </w:rPr>
        <w:t>al</w:t>
      </w:r>
      <w:r w:rsidR="0085541A" w:rsidRPr="005C5294">
        <w:rPr>
          <w:w w:val="105"/>
          <w:sz w:val="18"/>
          <w:szCs w:val="18"/>
          <w:rPrChange w:id="23" w:author="Carlie Lopez" w:date="2025-04-02T16:36:00Z" w16du:dateUtc="2025-04-02T20:36:00Z">
            <w:rPr>
              <w:w w:val="105"/>
            </w:rPr>
          </w:rPrChange>
        </w:rPr>
        <w:t>l</w:t>
      </w:r>
      <w:r w:rsidR="0077679B" w:rsidRPr="005C5294">
        <w:rPr>
          <w:w w:val="105"/>
          <w:sz w:val="18"/>
          <w:szCs w:val="18"/>
          <w:rPrChange w:id="24" w:author="Carlie Lopez" w:date="2025-04-02T16:36:00Z" w16du:dateUtc="2025-04-02T20:36:00Z">
            <w:rPr>
              <w:w w:val="105"/>
            </w:rPr>
          </w:rPrChange>
        </w:rPr>
        <w:t xml:space="preserve"> </w:t>
      </w:r>
      <w:r w:rsidR="001E4CC1" w:rsidRPr="005C5294">
        <w:rPr>
          <w:w w:val="105"/>
          <w:sz w:val="18"/>
          <w:szCs w:val="18"/>
          <w:rPrChange w:id="25" w:author="Carlie Lopez" w:date="2025-04-02T16:36:00Z" w16du:dateUtc="2025-04-02T20:36:00Z">
            <w:rPr>
              <w:w w:val="105"/>
            </w:rPr>
          </w:rPrChange>
        </w:rPr>
        <w:t xml:space="preserve">the </w:t>
      </w:r>
      <w:r w:rsidR="003E72DC" w:rsidRPr="005C5294">
        <w:rPr>
          <w:w w:val="105"/>
          <w:sz w:val="18"/>
          <w:szCs w:val="18"/>
          <w:rPrChange w:id="26" w:author="Carlie Lopez" w:date="2025-04-02T16:36:00Z" w16du:dateUtc="2025-04-02T20:36:00Z">
            <w:rPr>
              <w:w w:val="105"/>
            </w:rPr>
          </w:rPrChange>
        </w:rPr>
        <w:t xml:space="preserve">populated </w:t>
      </w:r>
      <w:r w:rsidR="001E4CC1" w:rsidRPr="005C5294">
        <w:rPr>
          <w:w w:val="105"/>
          <w:sz w:val="18"/>
          <w:szCs w:val="18"/>
          <w:rPrChange w:id="27" w:author="Carlie Lopez" w:date="2025-04-02T16:36:00Z" w16du:dateUtc="2025-04-02T20:36:00Z">
            <w:rPr>
              <w:w w:val="105"/>
            </w:rPr>
          </w:rPrChange>
        </w:rPr>
        <w:t xml:space="preserve">fields in the </w:t>
      </w:r>
      <w:r w:rsidR="0077679B" w:rsidRPr="005C5294">
        <w:rPr>
          <w:w w:val="105"/>
          <w:sz w:val="18"/>
          <w:szCs w:val="18"/>
          <w:rPrChange w:id="28" w:author="Carlie Lopez" w:date="2025-04-02T16:36:00Z" w16du:dateUtc="2025-04-02T20:36:00Z">
            <w:rPr>
              <w:w w:val="105"/>
            </w:rPr>
          </w:rPrChange>
        </w:rPr>
        <w:t>next steps</w:t>
      </w:r>
      <w:ins w:id="29" w:author="Carlie Lopez" w:date="2025-04-02T16:39:00Z" w16du:dateUtc="2025-04-02T20:39:00Z">
        <w:r w:rsidR="005C5294">
          <w:rPr>
            <w:w w:val="105"/>
            <w:sz w:val="18"/>
            <w:szCs w:val="18"/>
          </w:rPr>
          <w:t xml:space="preserve"> and make </w:t>
        </w:r>
        <w:r w:rsidR="005C5294">
          <w:rPr>
            <w:w w:val="105"/>
            <w:sz w:val="18"/>
            <w:szCs w:val="18"/>
          </w:rPr>
          <w:lastRenderedPageBreak/>
          <w:t>sure to update the reference # and customer PO (if applicable)</w:t>
        </w:r>
      </w:ins>
      <w:r w:rsidR="0077679B" w:rsidRPr="005C5294">
        <w:rPr>
          <w:w w:val="105"/>
          <w:sz w:val="18"/>
          <w:szCs w:val="18"/>
          <w:rPrChange w:id="30" w:author="Carlie Lopez" w:date="2025-04-02T16:36:00Z" w16du:dateUtc="2025-04-02T20:36:00Z">
            <w:rPr>
              <w:w w:val="105"/>
            </w:rPr>
          </w:rPrChange>
        </w:rPr>
        <w:t>.</w:t>
      </w:r>
      <w:r w:rsidR="00C372C5" w:rsidRPr="005C5294">
        <w:rPr>
          <w:w w:val="105"/>
          <w:sz w:val="18"/>
          <w:szCs w:val="18"/>
          <w:rPrChange w:id="31" w:author="Carlie Lopez" w:date="2025-04-02T16:36:00Z" w16du:dateUtc="2025-04-02T20:36:00Z">
            <w:rPr>
              <w:w w:val="105"/>
            </w:rPr>
          </w:rPrChange>
        </w:rPr>
        <w:t xml:space="preserve"> If this is the </w:t>
      </w:r>
      <w:r w:rsidR="00604136" w:rsidRPr="005C5294">
        <w:rPr>
          <w:w w:val="105"/>
          <w:sz w:val="18"/>
          <w:szCs w:val="18"/>
          <w:rPrChange w:id="32" w:author="Carlie Lopez" w:date="2025-04-02T16:36:00Z" w16du:dateUtc="2025-04-02T20:36:00Z">
            <w:rPr>
              <w:w w:val="105"/>
            </w:rPr>
          </w:rPrChange>
        </w:rPr>
        <w:t>first-time</w:t>
      </w:r>
      <w:r w:rsidR="00C372C5" w:rsidRPr="005C5294">
        <w:rPr>
          <w:w w:val="105"/>
          <w:sz w:val="18"/>
          <w:szCs w:val="18"/>
          <w:rPrChange w:id="33" w:author="Carlie Lopez" w:date="2025-04-02T16:36:00Z" w16du:dateUtc="2025-04-02T20:36:00Z">
            <w:rPr>
              <w:w w:val="105"/>
            </w:rPr>
          </w:rPrChange>
        </w:rPr>
        <w:t xml:space="preserve"> ship</w:t>
      </w:r>
      <w:r w:rsidR="003E72DC" w:rsidRPr="005C5294">
        <w:rPr>
          <w:w w:val="105"/>
          <w:sz w:val="18"/>
          <w:szCs w:val="18"/>
          <w:rPrChange w:id="34" w:author="Carlie Lopez" w:date="2025-04-02T16:36:00Z" w16du:dateUtc="2025-04-02T20:36:00Z">
            <w:rPr>
              <w:w w:val="105"/>
            </w:rPr>
          </w:rPrChange>
        </w:rPr>
        <w:t>ment</w:t>
      </w:r>
      <w:r w:rsidR="00C372C5" w:rsidRPr="005C5294">
        <w:rPr>
          <w:w w:val="105"/>
          <w:sz w:val="18"/>
          <w:szCs w:val="18"/>
          <w:rPrChange w:id="35" w:author="Carlie Lopez" w:date="2025-04-02T16:36:00Z" w16du:dateUtc="2025-04-02T20:36:00Z">
            <w:rPr>
              <w:w w:val="105"/>
            </w:rPr>
          </w:rPrChange>
        </w:rPr>
        <w:t xml:space="preserve"> to this customer, then skip this step.</w:t>
      </w:r>
    </w:p>
    <w:p w14:paraId="794DEB69" w14:textId="3961B997" w:rsidR="002569C0" w:rsidRDefault="002569C0" w:rsidP="002569C0">
      <w:pPr>
        <w:pStyle w:val="ListParagraph"/>
        <w:spacing w:before="120" w:after="120"/>
        <w:ind w:left="288" w:firstLine="0"/>
        <w:jc w:val="center"/>
        <w:rPr>
          <w:w w:val="105"/>
          <w:sz w:val="18"/>
          <w:szCs w:val="18"/>
        </w:rPr>
      </w:pPr>
      <w:r w:rsidRPr="002569C0">
        <w:rPr>
          <w:noProof/>
          <w:w w:val="105"/>
          <w:sz w:val="18"/>
          <w:szCs w:val="18"/>
        </w:rPr>
        <w:drawing>
          <wp:inline distT="0" distB="0" distL="0" distR="0" wp14:anchorId="7519A101" wp14:editId="7A6AE459">
            <wp:extent cx="5841991" cy="1692322"/>
            <wp:effectExtent l="0" t="0" r="0" b="0"/>
            <wp:docPr id="7" name="Picture 6" descr="A white rectangular object with a white bord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10E54786-E61C-CF62-52D8-DB2D42E5069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white rectangular object with a white border&#10;&#10;Description automatically generated">
                      <a:extLst>
                        <a:ext uri="{FF2B5EF4-FFF2-40B4-BE49-F238E27FC236}">
                          <a16:creationId xmlns:a16="http://schemas.microsoft.com/office/drawing/2014/main" id="{10E54786-E61C-CF62-52D8-DB2D42E5069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8773" cy="172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ABCB7" w14:textId="77777777" w:rsidR="009E602A" w:rsidRDefault="00EE0207" w:rsidP="00EE0207">
      <w:pPr>
        <w:pStyle w:val="ListParagraph"/>
        <w:numPr>
          <w:ilvl w:val="2"/>
          <w:numId w:val="2"/>
        </w:numPr>
        <w:spacing w:before="120" w:after="120"/>
        <w:ind w:left="288" w:firstLine="0"/>
        <w:jc w:val="both"/>
        <w:rPr>
          <w:w w:val="105"/>
          <w:sz w:val="18"/>
          <w:szCs w:val="18"/>
        </w:rPr>
      </w:pPr>
      <w:r>
        <w:rPr>
          <w:w w:val="105"/>
          <w:sz w:val="18"/>
          <w:szCs w:val="18"/>
        </w:rPr>
        <w:t xml:space="preserve">Step </w:t>
      </w:r>
      <w:r w:rsidR="00A654F9">
        <w:rPr>
          <w:w w:val="105"/>
          <w:sz w:val="18"/>
          <w:szCs w:val="18"/>
        </w:rPr>
        <w:t>3</w:t>
      </w:r>
      <w:r>
        <w:rPr>
          <w:w w:val="105"/>
          <w:sz w:val="18"/>
          <w:szCs w:val="18"/>
        </w:rPr>
        <w:t>:</w:t>
      </w:r>
      <w:r w:rsidR="000468BF">
        <w:rPr>
          <w:w w:val="105"/>
          <w:sz w:val="18"/>
          <w:szCs w:val="18"/>
        </w:rPr>
        <w:t xml:space="preserve"> Ship From.</w:t>
      </w:r>
      <w:r>
        <w:rPr>
          <w:w w:val="105"/>
          <w:sz w:val="18"/>
          <w:szCs w:val="18"/>
        </w:rPr>
        <w:t xml:space="preserve"> </w:t>
      </w:r>
      <w:r w:rsidR="001E4CC1">
        <w:rPr>
          <w:w w:val="105"/>
          <w:sz w:val="18"/>
          <w:szCs w:val="18"/>
        </w:rPr>
        <w:t>M</w:t>
      </w:r>
      <w:r>
        <w:rPr>
          <w:w w:val="105"/>
          <w:sz w:val="18"/>
          <w:szCs w:val="18"/>
        </w:rPr>
        <w:t xml:space="preserve">ake sure the Ship </w:t>
      </w:r>
      <w:r w:rsidR="00E11170">
        <w:rPr>
          <w:w w:val="105"/>
          <w:sz w:val="18"/>
          <w:szCs w:val="18"/>
        </w:rPr>
        <w:t>F</w:t>
      </w:r>
      <w:r>
        <w:rPr>
          <w:w w:val="105"/>
          <w:sz w:val="18"/>
          <w:szCs w:val="18"/>
        </w:rPr>
        <w:t xml:space="preserve">rom </w:t>
      </w:r>
      <w:r w:rsidR="00346C33">
        <w:rPr>
          <w:w w:val="105"/>
          <w:sz w:val="18"/>
          <w:szCs w:val="18"/>
        </w:rPr>
        <w:t xml:space="preserve">address </w:t>
      </w:r>
      <w:r w:rsidR="003B6D72">
        <w:rPr>
          <w:w w:val="105"/>
          <w:sz w:val="18"/>
          <w:szCs w:val="18"/>
        </w:rPr>
        <w:t xml:space="preserve">information </w:t>
      </w:r>
      <w:r>
        <w:rPr>
          <w:w w:val="105"/>
          <w:sz w:val="18"/>
          <w:szCs w:val="18"/>
        </w:rPr>
        <w:t>is correct. For outbound shipment, select Synoligo Shipping from the address book</w:t>
      </w:r>
      <w:r w:rsidR="00E11170">
        <w:rPr>
          <w:w w:val="105"/>
          <w:sz w:val="18"/>
          <w:szCs w:val="18"/>
        </w:rPr>
        <w:t>. Check all the field</w:t>
      </w:r>
      <w:r w:rsidR="00885C6B">
        <w:rPr>
          <w:w w:val="105"/>
          <w:sz w:val="18"/>
          <w:szCs w:val="18"/>
        </w:rPr>
        <w:t>s</w:t>
      </w:r>
      <w:r w:rsidR="00BD7B91">
        <w:rPr>
          <w:w w:val="105"/>
          <w:sz w:val="18"/>
          <w:szCs w:val="18"/>
        </w:rPr>
        <w:t xml:space="preserve"> for accuracy. </w:t>
      </w:r>
    </w:p>
    <w:p w14:paraId="45C9168F" w14:textId="3F503396" w:rsidR="00EE0207" w:rsidRDefault="008459CF" w:rsidP="008459CF">
      <w:pPr>
        <w:pStyle w:val="ListParagraph"/>
        <w:spacing w:before="120" w:after="120"/>
        <w:ind w:left="1296" w:firstLine="0"/>
        <w:jc w:val="both"/>
        <w:rPr>
          <w:w w:val="105"/>
          <w:sz w:val="18"/>
          <w:szCs w:val="18"/>
        </w:rPr>
      </w:pPr>
      <w:proofErr w:type="gramStart"/>
      <w:r>
        <w:rPr>
          <w:w w:val="105"/>
          <w:sz w:val="18"/>
          <w:szCs w:val="18"/>
        </w:rPr>
        <w:t>-(</w:t>
      </w:r>
      <w:proofErr w:type="gramEnd"/>
      <w:r>
        <w:rPr>
          <w:w w:val="105"/>
          <w:sz w:val="18"/>
          <w:szCs w:val="18"/>
        </w:rPr>
        <w:t xml:space="preserve">Only for very first </w:t>
      </w:r>
      <w:proofErr w:type="gramStart"/>
      <w:r>
        <w:rPr>
          <w:w w:val="105"/>
          <w:sz w:val="18"/>
          <w:szCs w:val="18"/>
        </w:rPr>
        <w:t>time)</w:t>
      </w:r>
      <w:r w:rsidR="00BD7B91">
        <w:rPr>
          <w:w w:val="105"/>
          <w:sz w:val="18"/>
          <w:szCs w:val="18"/>
        </w:rPr>
        <w:t>Check</w:t>
      </w:r>
      <w:proofErr w:type="gramEnd"/>
      <w:r w:rsidR="00BD7B91">
        <w:rPr>
          <w:w w:val="105"/>
          <w:sz w:val="18"/>
          <w:szCs w:val="18"/>
        </w:rPr>
        <w:t xml:space="preserve"> </w:t>
      </w:r>
      <w:r w:rsidR="00BD7B91" w:rsidRPr="00304980">
        <w:rPr>
          <w:b/>
          <w:bCs/>
          <w:i/>
          <w:iCs/>
          <w:w w:val="105"/>
          <w:sz w:val="18"/>
          <w:szCs w:val="18"/>
        </w:rPr>
        <w:t>Save As Default Sender Details</w:t>
      </w:r>
      <w:r w:rsidR="000834BC">
        <w:rPr>
          <w:w w:val="105"/>
          <w:sz w:val="18"/>
          <w:szCs w:val="18"/>
        </w:rPr>
        <w:t xml:space="preserve"> box if </w:t>
      </w:r>
      <w:r w:rsidR="0085541A">
        <w:rPr>
          <w:w w:val="105"/>
          <w:sz w:val="18"/>
          <w:szCs w:val="18"/>
        </w:rPr>
        <w:t>this is</w:t>
      </w:r>
      <w:r w:rsidR="000834BC">
        <w:rPr>
          <w:w w:val="105"/>
          <w:sz w:val="18"/>
          <w:szCs w:val="18"/>
        </w:rPr>
        <w:t xml:space="preserve"> the first time </w:t>
      </w:r>
      <w:r w:rsidR="00604136">
        <w:rPr>
          <w:w w:val="105"/>
          <w:sz w:val="18"/>
          <w:szCs w:val="18"/>
        </w:rPr>
        <w:t>creating</w:t>
      </w:r>
      <w:r w:rsidR="00672FA0">
        <w:rPr>
          <w:w w:val="105"/>
          <w:sz w:val="18"/>
          <w:szCs w:val="18"/>
        </w:rPr>
        <w:t xml:space="preserve"> </w:t>
      </w:r>
      <w:r w:rsidR="0085541A">
        <w:rPr>
          <w:w w:val="105"/>
          <w:sz w:val="18"/>
          <w:szCs w:val="18"/>
        </w:rPr>
        <w:t xml:space="preserve">a </w:t>
      </w:r>
      <w:r w:rsidR="00672FA0">
        <w:rPr>
          <w:w w:val="105"/>
          <w:sz w:val="18"/>
          <w:szCs w:val="18"/>
        </w:rPr>
        <w:t>shipment</w:t>
      </w:r>
      <w:r w:rsidR="001015FA">
        <w:rPr>
          <w:w w:val="105"/>
          <w:sz w:val="18"/>
          <w:szCs w:val="18"/>
        </w:rPr>
        <w:t xml:space="preserve"> using this address</w:t>
      </w:r>
      <w:r w:rsidR="00672FA0">
        <w:rPr>
          <w:w w:val="105"/>
          <w:sz w:val="18"/>
          <w:szCs w:val="18"/>
        </w:rPr>
        <w:t>.</w:t>
      </w:r>
      <w:r w:rsidR="00585B89">
        <w:rPr>
          <w:w w:val="105"/>
          <w:sz w:val="18"/>
          <w:szCs w:val="18"/>
        </w:rPr>
        <w:t xml:space="preserve"> </w:t>
      </w:r>
      <w:r w:rsidR="00DC7D83">
        <w:rPr>
          <w:w w:val="105"/>
          <w:sz w:val="18"/>
          <w:szCs w:val="18"/>
        </w:rPr>
        <w:t xml:space="preserve">Check </w:t>
      </w:r>
      <w:r w:rsidR="00AB034E" w:rsidRPr="00304980">
        <w:rPr>
          <w:b/>
          <w:bCs/>
          <w:i/>
          <w:iCs/>
          <w:w w:val="105"/>
          <w:sz w:val="18"/>
          <w:szCs w:val="18"/>
        </w:rPr>
        <w:t>Save as new sender in Central address book</w:t>
      </w:r>
      <w:r w:rsidR="00AB034E">
        <w:rPr>
          <w:w w:val="105"/>
          <w:sz w:val="18"/>
          <w:szCs w:val="18"/>
        </w:rPr>
        <w:t xml:space="preserve"> box</w:t>
      </w:r>
      <w:r w:rsidR="004B4115">
        <w:rPr>
          <w:w w:val="105"/>
          <w:sz w:val="18"/>
          <w:szCs w:val="18"/>
        </w:rPr>
        <w:t xml:space="preserve"> if this is the first time </w:t>
      </w:r>
      <w:r w:rsidR="00FC28D6">
        <w:rPr>
          <w:w w:val="105"/>
          <w:sz w:val="18"/>
          <w:szCs w:val="18"/>
        </w:rPr>
        <w:t>creating a shipment or there is any update</w:t>
      </w:r>
      <w:r w:rsidR="00902FC8">
        <w:rPr>
          <w:w w:val="105"/>
          <w:sz w:val="18"/>
          <w:szCs w:val="18"/>
        </w:rPr>
        <w:t>.</w:t>
      </w:r>
    </w:p>
    <w:p w14:paraId="00291505" w14:textId="1C49614D" w:rsidR="00853555" w:rsidRDefault="00DB78D4" w:rsidP="00853555">
      <w:pPr>
        <w:pStyle w:val="ListParagraph"/>
        <w:spacing w:before="120" w:after="120"/>
        <w:ind w:left="288" w:firstLine="0"/>
        <w:jc w:val="center"/>
        <w:rPr>
          <w:w w:val="105"/>
          <w:sz w:val="18"/>
          <w:szCs w:val="18"/>
        </w:rPr>
      </w:pPr>
      <w:r w:rsidRPr="00DB78D4">
        <w:rPr>
          <w:noProof/>
          <w:w w:val="105"/>
          <w:sz w:val="18"/>
          <w:szCs w:val="18"/>
        </w:rPr>
        <w:drawing>
          <wp:inline distT="0" distB="0" distL="0" distR="0" wp14:anchorId="462674FB" wp14:editId="030DD30F">
            <wp:extent cx="5522624" cy="4633415"/>
            <wp:effectExtent l="0" t="0" r="0" b="0"/>
            <wp:docPr id="2021693737" name="Picture 1" descr="A screenshot of a 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93737" name="Picture 1" descr="A screenshot of a mail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8965" cy="46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72FE2" w14:textId="0DEC19E0" w:rsidR="00672FA0" w:rsidRDefault="0099600F" w:rsidP="00EE0207">
      <w:pPr>
        <w:pStyle w:val="ListParagraph"/>
        <w:numPr>
          <w:ilvl w:val="2"/>
          <w:numId w:val="2"/>
        </w:numPr>
        <w:spacing w:before="120" w:after="120"/>
        <w:ind w:left="288" w:firstLine="0"/>
        <w:jc w:val="both"/>
        <w:rPr>
          <w:w w:val="105"/>
          <w:sz w:val="18"/>
          <w:szCs w:val="18"/>
        </w:rPr>
      </w:pPr>
      <w:r>
        <w:rPr>
          <w:w w:val="105"/>
          <w:sz w:val="18"/>
          <w:szCs w:val="18"/>
        </w:rPr>
        <w:t>Step</w:t>
      </w:r>
      <w:r w:rsidR="00DD5ED9">
        <w:rPr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4:</w:t>
      </w:r>
      <w:r w:rsidR="001C4470">
        <w:rPr>
          <w:w w:val="105"/>
          <w:sz w:val="18"/>
          <w:szCs w:val="18"/>
        </w:rPr>
        <w:t xml:space="preserve"> Deliver To.</w:t>
      </w:r>
      <w:r>
        <w:rPr>
          <w:w w:val="105"/>
          <w:sz w:val="18"/>
          <w:szCs w:val="18"/>
        </w:rPr>
        <w:t xml:space="preserve"> If this is a preexisting customer and </w:t>
      </w:r>
      <w:r w:rsidR="00BF31C1">
        <w:rPr>
          <w:w w:val="105"/>
          <w:sz w:val="18"/>
          <w:szCs w:val="18"/>
        </w:rPr>
        <w:t>its information was saved before, select from the search box by typing the first three letters</w:t>
      </w:r>
      <w:r w:rsidR="00030B31">
        <w:rPr>
          <w:w w:val="105"/>
          <w:sz w:val="18"/>
          <w:szCs w:val="18"/>
        </w:rPr>
        <w:t xml:space="preserve"> of the </w:t>
      </w:r>
      <w:r w:rsidR="000C10BF">
        <w:rPr>
          <w:w w:val="105"/>
          <w:sz w:val="18"/>
          <w:szCs w:val="18"/>
        </w:rPr>
        <w:t>C</w:t>
      </w:r>
      <w:r w:rsidR="00030B31">
        <w:rPr>
          <w:w w:val="105"/>
          <w:sz w:val="18"/>
          <w:szCs w:val="18"/>
        </w:rPr>
        <w:t xml:space="preserve">ontact </w:t>
      </w:r>
      <w:r w:rsidR="000C10BF">
        <w:rPr>
          <w:w w:val="105"/>
          <w:sz w:val="18"/>
          <w:szCs w:val="18"/>
        </w:rPr>
        <w:t>N</w:t>
      </w:r>
      <w:r w:rsidR="00030B31">
        <w:rPr>
          <w:w w:val="105"/>
          <w:sz w:val="18"/>
          <w:szCs w:val="18"/>
        </w:rPr>
        <w:t>ame</w:t>
      </w:r>
      <w:r w:rsidR="00BF31C1">
        <w:rPr>
          <w:w w:val="105"/>
          <w:sz w:val="18"/>
          <w:szCs w:val="18"/>
        </w:rPr>
        <w:t xml:space="preserve">. Otherwise, fill in </w:t>
      </w:r>
      <w:r w:rsidR="005708BA">
        <w:rPr>
          <w:w w:val="105"/>
          <w:sz w:val="18"/>
          <w:szCs w:val="18"/>
        </w:rPr>
        <w:t xml:space="preserve">all the required information. Make sure </w:t>
      </w:r>
      <w:r w:rsidR="00D10A47">
        <w:rPr>
          <w:w w:val="105"/>
          <w:sz w:val="18"/>
          <w:szCs w:val="18"/>
        </w:rPr>
        <w:t xml:space="preserve">check </w:t>
      </w:r>
      <w:r w:rsidR="00D10A47" w:rsidRPr="00304980">
        <w:rPr>
          <w:b/>
          <w:bCs/>
          <w:i/>
          <w:iCs/>
          <w:w w:val="105"/>
          <w:sz w:val="18"/>
          <w:szCs w:val="18"/>
        </w:rPr>
        <w:t xml:space="preserve">Save as new recipients in </w:t>
      </w:r>
      <w:r w:rsidR="00604136" w:rsidRPr="00304980">
        <w:rPr>
          <w:b/>
          <w:bCs/>
          <w:i/>
          <w:iCs/>
          <w:w w:val="105"/>
          <w:sz w:val="18"/>
          <w:szCs w:val="18"/>
        </w:rPr>
        <w:t xml:space="preserve">the </w:t>
      </w:r>
      <w:r w:rsidR="00423394">
        <w:rPr>
          <w:b/>
          <w:bCs/>
          <w:i/>
          <w:iCs/>
          <w:w w:val="105"/>
          <w:sz w:val="18"/>
          <w:szCs w:val="18"/>
        </w:rPr>
        <w:t>C</w:t>
      </w:r>
      <w:r w:rsidR="00604136" w:rsidRPr="00304980">
        <w:rPr>
          <w:b/>
          <w:bCs/>
          <w:i/>
          <w:iCs/>
          <w:w w:val="105"/>
          <w:sz w:val="18"/>
          <w:szCs w:val="18"/>
        </w:rPr>
        <w:t>entral</w:t>
      </w:r>
      <w:r w:rsidR="00167E1A" w:rsidRPr="00304980">
        <w:rPr>
          <w:b/>
          <w:bCs/>
          <w:i/>
          <w:iCs/>
          <w:w w:val="105"/>
          <w:sz w:val="18"/>
          <w:szCs w:val="18"/>
        </w:rPr>
        <w:t xml:space="preserve"> address book</w:t>
      </w:r>
      <w:r w:rsidR="00167E1A">
        <w:rPr>
          <w:w w:val="105"/>
          <w:sz w:val="18"/>
          <w:szCs w:val="18"/>
        </w:rPr>
        <w:t xml:space="preserve"> box.</w:t>
      </w:r>
    </w:p>
    <w:p w14:paraId="37359784" w14:textId="00E79ABF" w:rsidR="005A519B" w:rsidRDefault="00D21775" w:rsidP="005A519B">
      <w:pPr>
        <w:pStyle w:val="ListParagraph"/>
        <w:spacing w:before="120" w:after="120"/>
        <w:ind w:left="288" w:firstLine="0"/>
        <w:jc w:val="center"/>
        <w:rPr>
          <w:w w:val="105"/>
          <w:sz w:val="18"/>
          <w:szCs w:val="18"/>
        </w:rPr>
      </w:pPr>
      <w:r w:rsidRPr="00D21775">
        <w:rPr>
          <w:noProof/>
          <w:w w:val="105"/>
          <w:sz w:val="18"/>
          <w:szCs w:val="18"/>
        </w:rPr>
        <w:lastRenderedPageBreak/>
        <w:drawing>
          <wp:inline distT="0" distB="0" distL="0" distR="0" wp14:anchorId="7E870A29" wp14:editId="47C940D2">
            <wp:extent cx="5578892" cy="4101152"/>
            <wp:effectExtent l="0" t="0" r="0" b="0"/>
            <wp:docPr id="13660033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03396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4690" cy="412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9F97D" w14:textId="67E658FC" w:rsidR="005708BA" w:rsidRDefault="00305828" w:rsidP="00EE0207">
      <w:pPr>
        <w:pStyle w:val="ListParagraph"/>
        <w:numPr>
          <w:ilvl w:val="2"/>
          <w:numId w:val="2"/>
        </w:numPr>
        <w:spacing w:before="120" w:after="120"/>
        <w:ind w:left="288" w:firstLine="0"/>
        <w:jc w:val="both"/>
        <w:rPr>
          <w:w w:val="105"/>
          <w:sz w:val="18"/>
          <w:szCs w:val="18"/>
        </w:rPr>
      </w:pPr>
      <w:r>
        <w:rPr>
          <w:w w:val="105"/>
          <w:sz w:val="18"/>
          <w:szCs w:val="18"/>
        </w:rPr>
        <w:t>Step 5:</w:t>
      </w:r>
      <w:r w:rsidR="00B21380">
        <w:rPr>
          <w:w w:val="105"/>
          <w:sz w:val="18"/>
          <w:szCs w:val="18"/>
        </w:rPr>
        <w:t xml:space="preserve"> Package Details.</w:t>
      </w:r>
      <w:r>
        <w:rPr>
          <w:w w:val="105"/>
          <w:sz w:val="18"/>
          <w:szCs w:val="18"/>
        </w:rPr>
        <w:t xml:space="preserve"> </w:t>
      </w:r>
      <w:r w:rsidR="00EE44F4">
        <w:rPr>
          <w:w w:val="105"/>
          <w:sz w:val="18"/>
          <w:szCs w:val="18"/>
        </w:rPr>
        <w:t xml:space="preserve">From </w:t>
      </w:r>
      <w:r w:rsidR="00DD5ED9">
        <w:rPr>
          <w:w w:val="105"/>
          <w:sz w:val="18"/>
          <w:szCs w:val="18"/>
        </w:rPr>
        <w:t>the dropdown</w:t>
      </w:r>
      <w:r w:rsidR="00DB2A70">
        <w:rPr>
          <w:w w:val="105"/>
          <w:sz w:val="18"/>
          <w:szCs w:val="18"/>
        </w:rPr>
        <w:t xml:space="preserve"> select packaging type</w:t>
      </w:r>
      <w:r w:rsidR="00922C81">
        <w:rPr>
          <w:w w:val="105"/>
          <w:sz w:val="18"/>
          <w:szCs w:val="18"/>
        </w:rPr>
        <w:t xml:space="preserve"> (Standard FedEx packaging or Favorite </w:t>
      </w:r>
      <w:r w:rsidR="00705001">
        <w:rPr>
          <w:w w:val="105"/>
          <w:sz w:val="18"/>
          <w:szCs w:val="18"/>
        </w:rPr>
        <w:t xml:space="preserve">Synoligo </w:t>
      </w:r>
      <w:r w:rsidR="0000342D">
        <w:rPr>
          <w:w w:val="105"/>
          <w:sz w:val="18"/>
          <w:szCs w:val="18"/>
        </w:rPr>
        <w:t>packaging</w:t>
      </w:r>
      <w:r w:rsidR="00922C81">
        <w:rPr>
          <w:w w:val="105"/>
          <w:sz w:val="18"/>
          <w:szCs w:val="18"/>
        </w:rPr>
        <w:t>)</w:t>
      </w:r>
      <w:r w:rsidR="00DB2A70">
        <w:rPr>
          <w:w w:val="105"/>
          <w:sz w:val="18"/>
          <w:szCs w:val="18"/>
        </w:rPr>
        <w:t xml:space="preserve">. </w:t>
      </w:r>
      <w:r w:rsidR="002A4EA1">
        <w:rPr>
          <w:w w:val="105"/>
          <w:sz w:val="18"/>
          <w:szCs w:val="18"/>
        </w:rPr>
        <w:t>Verify package weight and dimension information.</w:t>
      </w:r>
      <w:r w:rsidR="0099008A">
        <w:rPr>
          <w:w w:val="105"/>
          <w:sz w:val="18"/>
          <w:szCs w:val="18"/>
        </w:rPr>
        <w:t xml:space="preserve"> If it’s a </w:t>
      </w:r>
      <w:r w:rsidR="00705001">
        <w:rPr>
          <w:w w:val="105"/>
          <w:sz w:val="18"/>
          <w:szCs w:val="18"/>
        </w:rPr>
        <w:t>custom</w:t>
      </w:r>
      <w:r w:rsidR="0099008A">
        <w:rPr>
          <w:w w:val="105"/>
          <w:sz w:val="18"/>
          <w:szCs w:val="18"/>
        </w:rPr>
        <w:t xml:space="preserve"> dimension, </w:t>
      </w:r>
      <w:r w:rsidR="00111347">
        <w:rPr>
          <w:w w:val="105"/>
          <w:sz w:val="18"/>
          <w:szCs w:val="18"/>
        </w:rPr>
        <w:t xml:space="preserve">there will be option to save this </w:t>
      </w:r>
      <w:r w:rsidR="00705001">
        <w:rPr>
          <w:w w:val="105"/>
          <w:sz w:val="18"/>
          <w:szCs w:val="18"/>
        </w:rPr>
        <w:t xml:space="preserve">as favorite </w:t>
      </w:r>
      <w:r w:rsidR="00111347">
        <w:rPr>
          <w:w w:val="105"/>
          <w:sz w:val="18"/>
          <w:szCs w:val="18"/>
        </w:rPr>
        <w:t>for future use.</w:t>
      </w:r>
      <w:r w:rsidR="00660DEC">
        <w:rPr>
          <w:w w:val="105"/>
          <w:sz w:val="18"/>
          <w:szCs w:val="18"/>
        </w:rPr>
        <w:t xml:space="preserve"> </w:t>
      </w:r>
      <w:r w:rsidR="00762F81">
        <w:rPr>
          <w:w w:val="105"/>
          <w:sz w:val="18"/>
          <w:szCs w:val="18"/>
        </w:rPr>
        <w:t>If there is dry ice</w:t>
      </w:r>
      <w:r w:rsidR="008A3396">
        <w:rPr>
          <w:w w:val="105"/>
          <w:sz w:val="18"/>
          <w:szCs w:val="18"/>
        </w:rPr>
        <w:t xml:space="preserve"> in the package, check </w:t>
      </w:r>
      <w:r w:rsidR="008A3396" w:rsidRPr="00382063">
        <w:rPr>
          <w:b/>
          <w:bCs/>
          <w:i/>
          <w:iCs/>
          <w:w w:val="105"/>
          <w:sz w:val="18"/>
          <w:szCs w:val="18"/>
        </w:rPr>
        <w:t xml:space="preserve">Add non-standard packaging, dry </w:t>
      </w:r>
      <w:r w:rsidR="00604136" w:rsidRPr="00382063">
        <w:rPr>
          <w:b/>
          <w:bCs/>
          <w:i/>
          <w:iCs/>
          <w:w w:val="105"/>
          <w:sz w:val="18"/>
          <w:szCs w:val="18"/>
        </w:rPr>
        <w:t>ice,</w:t>
      </w:r>
      <w:r w:rsidR="008A3396" w:rsidRPr="00382063">
        <w:rPr>
          <w:b/>
          <w:bCs/>
          <w:i/>
          <w:iCs/>
          <w:w w:val="105"/>
          <w:sz w:val="18"/>
          <w:szCs w:val="18"/>
        </w:rPr>
        <w:t xml:space="preserve"> or lithium battery</w:t>
      </w:r>
      <w:r w:rsidR="008A3396">
        <w:rPr>
          <w:w w:val="105"/>
          <w:sz w:val="18"/>
          <w:szCs w:val="18"/>
        </w:rPr>
        <w:t xml:space="preserve"> box. </w:t>
      </w:r>
      <w:r w:rsidR="00660DEC">
        <w:rPr>
          <w:w w:val="105"/>
          <w:sz w:val="18"/>
          <w:szCs w:val="18"/>
        </w:rPr>
        <w:t xml:space="preserve">If an order value is over </w:t>
      </w:r>
      <w:r w:rsidR="00CC48ED">
        <w:rPr>
          <w:w w:val="105"/>
          <w:sz w:val="18"/>
          <w:szCs w:val="18"/>
        </w:rPr>
        <w:t>$</w:t>
      </w:r>
      <w:del w:id="36" w:author="Carlie Lopez" w:date="2025-04-02T16:46:00Z" w16du:dateUtc="2025-04-02T20:46:00Z">
        <w:r w:rsidR="00165418" w:rsidDel="00512473">
          <w:rPr>
            <w:w w:val="105"/>
            <w:sz w:val="18"/>
            <w:szCs w:val="18"/>
          </w:rPr>
          <w:delText>3</w:delText>
        </w:r>
        <w:r w:rsidR="00CC48ED" w:rsidDel="00512473">
          <w:rPr>
            <w:w w:val="105"/>
            <w:sz w:val="18"/>
            <w:szCs w:val="18"/>
          </w:rPr>
          <w:delText>0</w:delText>
        </w:r>
      </w:del>
      <w:ins w:id="37" w:author="Xibo Li" w:date="2025-03-28T10:02:00Z" w16du:dateUtc="2025-03-28T14:02:00Z">
        <w:del w:id="38" w:author="Carlie Lopez" w:date="2025-04-02T16:46:00Z" w16du:dateUtc="2025-04-02T20:46:00Z">
          <w:r w:rsidR="004059F4" w:rsidDel="00512473">
            <w:rPr>
              <w:w w:val="105"/>
              <w:sz w:val="18"/>
              <w:szCs w:val="18"/>
            </w:rPr>
            <w:delText>1</w:delText>
          </w:r>
        </w:del>
      </w:ins>
      <w:del w:id="39" w:author="Carlie Lopez" w:date="2025-04-02T16:46:00Z" w16du:dateUtc="2025-04-02T20:46:00Z">
        <w:r w:rsidR="00CC48ED" w:rsidDel="00512473">
          <w:rPr>
            <w:w w:val="105"/>
            <w:sz w:val="18"/>
            <w:szCs w:val="18"/>
          </w:rPr>
          <w:delText>,</w:delText>
        </w:r>
      </w:del>
      <w:ins w:id="40" w:author="Xibo Li" w:date="2025-03-28T10:02:00Z" w16du:dateUtc="2025-03-28T14:02:00Z">
        <w:del w:id="41" w:author="Carlie Lopez" w:date="2025-04-02T16:46:00Z" w16du:dateUtc="2025-04-02T20:46:00Z">
          <w:r w:rsidR="004059F4" w:rsidDel="00512473">
            <w:rPr>
              <w:w w:val="105"/>
              <w:sz w:val="18"/>
              <w:szCs w:val="18"/>
            </w:rPr>
            <w:delText>,</w:delText>
          </w:r>
        </w:del>
      </w:ins>
      <w:del w:id="42" w:author="Carlie Lopez" w:date="2025-04-02T16:46:00Z" w16du:dateUtc="2025-04-02T20:46:00Z">
        <w:r w:rsidR="00CC48ED" w:rsidDel="00512473">
          <w:rPr>
            <w:w w:val="105"/>
            <w:sz w:val="18"/>
            <w:szCs w:val="18"/>
          </w:rPr>
          <w:delText>000</w:delText>
        </w:r>
      </w:del>
      <w:ins w:id="43" w:author="Carlie Lopez" w:date="2025-04-02T16:46:00Z" w16du:dateUtc="2025-04-02T20:46:00Z">
        <w:r w:rsidR="00512473">
          <w:rPr>
            <w:w w:val="105"/>
            <w:sz w:val="18"/>
            <w:szCs w:val="18"/>
          </w:rPr>
          <w:t>10,000</w:t>
        </w:r>
      </w:ins>
      <w:r w:rsidR="006C4C21">
        <w:rPr>
          <w:w w:val="105"/>
          <w:sz w:val="18"/>
          <w:szCs w:val="18"/>
        </w:rPr>
        <w:t xml:space="preserve">, </w:t>
      </w:r>
      <w:r w:rsidR="00043625">
        <w:rPr>
          <w:w w:val="105"/>
          <w:sz w:val="18"/>
          <w:szCs w:val="18"/>
        </w:rPr>
        <w:t xml:space="preserve">check </w:t>
      </w:r>
      <w:r w:rsidR="00762F81" w:rsidRPr="00382063">
        <w:rPr>
          <w:b/>
          <w:bCs/>
          <w:i/>
          <w:iCs/>
          <w:w w:val="105"/>
          <w:sz w:val="18"/>
          <w:szCs w:val="18"/>
        </w:rPr>
        <w:t xml:space="preserve">Purchase a higher limit of </w:t>
      </w:r>
      <w:r w:rsidR="00604136" w:rsidRPr="00382063">
        <w:rPr>
          <w:b/>
          <w:bCs/>
          <w:i/>
          <w:iCs/>
          <w:w w:val="105"/>
          <w:sz w:val="18"/>
          <w:szCs w:val="18"/>
        </w:rPr>
        <w:t>liability from</w:t>
      </w:r>
      <w:r w:rsidR="00762F81" w:rsidRPr="00382063">
        <w:rPr>
          <w:b/>
          <w:bCs/>
          <w:i/>
          <w:iCs/>
          <w:w w:val="105"/>
          <w:sz w:val="18"/>
          <w:szCs w:val="18"/>
        </w:rPr>
        <w:t xml:space="preserve"> FedEx</w:t>
      </w:r>
      <w:r w:rsidR="00762F81">
        <w:rPr>
          <w:w w:val="105"/>
          <w:sz w:val="18"/>
          <w:szCs w:val="18"/>
        </w:rPr>
        <w:t xml:space="preserve"> and </w:t>
      </w:r>
      <w:r w:rsidR="006C4C21">
        <w:rPr>
          <w:w w:val="105"/>
          <w:sz w:val="18"/>
          <w:szCs w:val="18"/>
        </w:rPr>
        <w:t xml:space="preserve">fill in </w:t>
      </w:r>
      <w:r w:rsidR="00406815">
        <w:rPr>
          <w:w w:val="105"/>
          <w:sz w:val="18"/>
          <w:szCs w:val="18"/>
        </w:rPr>
        <w:t xml:space="preserve">Carriage Value per Package </w:t>
      </w:r>
      <w:r w:rsidR="000F79E7">
        <w:rPr>
          <w:w w:val="105"/>
          <w:sz w:val="18"/>
          <w:szCs w:val="18"/>
        </w:rPr>
        <w:t xml:space="preserve">using </w:t>
      </w:r>
      <w:r w:rsidR="00406815">
        <w:rPr>
          <w:w w:val="105"/>
          <w:sz w:val="18"/>
          <w:szCs w:val="18"/>
        </w:rPr>
        <w:t>10% of the order value</w:t>
      </w:r>
      <w:r w:rsidR="000F79E7">
        <w:rPr>
          <w:w w:val="105"/>
          <w:sz w:val="18"/>
          <w:szCs w:val="18"/>
        </w:rPr>
        <w:t xml:space="preserve"> (e.g. if the order value is $</w:t>
      </w:r>
      <w:r w:rsidR="0021601E">
        <w:rPr>
          <w:w w:val="105"/>
          <w:sz w:val="18"/>
          <w:szCs w:val="18"/>
        </w:rPr>
        <w:t>1</w:t>
      </w:r>
      <w:r w:rsidR="000F79E7">
        <w:rPr>
          <w:w w:val="105"/>
          <w:sz w:val="18"/>
          <w:szCs w:val="18"/>
        </w:rPr>
        <w:t>50,000, then enter $</w:t>
      </w:r>
      <w:r w:rsidR="0021601E">
        <w:rPr>
          <w:w w:val="105"/>
          <w:sz w:val="18"/>
          <w:szCs w:val="18"/>
        </w:rPr>
        <w:t>1</w:t>
      </w:r>
      <w:r w:rsidR="000F79E7">
        <w:rPr>
          <w:w w:val="105"/>
          <w:sz w:val="18"/>
          <w:szCs w:val="18"/>
        </w:rPr>
        <w:t>5</w:t>
      </w:r>
      <w:r w:rsidR="00113F82">
        <w:rPr>
          <w:w w:val="105"/>
          <w:sz w:val="18"/>
          <w:szCs w:val="18"/>
        </w:rPr>
        <w:t>,</w:t>
      </w:r>
      <w:r w:rsidR="000F79E7">
        <w:rPr>
          <w:w w:val="105"/>
          <w:sz w:val="18"/>
          <w:szCs w:val="18"/>
        </w:rPr>
        <w:t>0</w:t>
      </w:r>
      <w:r w:rsidR="00113F82">
        <w:rPr>
          <w:w w:val="105"/>
          <w:sz w:val="18"/>
          <w:szCs w:val="18"/>
        </w:rPr>
        <w:t>0</w:t>
      </w:r>
      <w:r w:rsidR="000F79E7">
        <w:rPr>
          <w:w w:val="105"/>
          <w:sz w:val="18"/>
          <w:szCs w:val="18"/>
        </w:rPr>
        <w:t>0</w:t>
      </w:r>
      <w:r w:rsidR="00113F82">
        <w:rPr>
          <w:w w:val="105"/>
          <w:sz w:val="18"/>
          <w:szCs w:val="18"/>
        </w:rPr>
        <w:t xml:space="preserve"> as Carriage Value</w:t>
      </w:r>
      <w:r w:rsidR="00730A45">
        <w:rPr>
          <w:w w:val="105"/>
          <w:sz w:val="18"/>
          <w:szCs w:val="18"/>
        </w:rPr>
        <w:t>. FedEx only allows up to $50,000 carriage value</w:t>
      </w:r>
      <w:r w:rsidR="000F79E7">
        <w:rPr>
          <w:w w:val="105"/>
          <w:sz w:val="18"/>
          <w:szCs w:val="18"/>
        </w:rPr>
        <w:t>)</w:t>
      </w:r>
      <w:r w:rsidR="00406815">
        <w:rPr>
          <w:w w:val="105"/>
          <w:sz w:val="18"/>
          <w:szCs w:val="18"/>
        </w:rPr>
        <w:t>.</w:t>
      </w:r>
      <w:ins w:id="44" w:author="Carlie Lopez" w:date="2025-04-02T16:47:00Z" w16du:dateUtc="2025-04-02T20:47:00Z">
        <w:r w:rsidR="00512473">
          <w:rPr>
            <w:w w:val="105"/>
            <w:sz w:val="18"/>
            <w:szCs w:val="18"/>
          </w:rPr>
          <w:t xml:space="preserve"> Note: All international shipments will require insurance</w:t>
        </w:r>
      </w:ins>
      <w:r w:rsidR="00683E3D">
        <w:rPr>
          <w:w w:val="105"/>
          <w:sz w:val="18"/>
          <w:szCs w:val="18"/>
        </w:rPr>
        <w:t xml:space="preserve"> no matter the price</w:t>
      </w:r>
      <w:ins w:id="45" w:author="Carlie Lopez" w:date="2025-04-02T16:47:00Z" w16du:dateUtc="2025-04-02T20:47:00Z">
        <w:r w:rsidR="00512473">
          <w:rPr>
            <w:w w:val="105"/>
            <w:sz w:val="18"/>
            <w:szCs w:val="18"/>
          </w:rPr>
          <w:t>.</w:t>
        </w:r>
      </w:ins>
    </w:p>
    <w:p w14:paraId="275E2BAA" w14:textId="64914521" w:rsidR="005A519B" w:rsidRDefault="00276418" w:rsidP="005A519B">
      <w:pPr>
        <w:pStyle w:val="ListParagraph"/>
        <w:spacing w:before="120" w:after="120"/>
        <w:ind w:left="288" w:firstLine="0"/>
        <w:jc w:val="center"/>
        <w:rPr>
          <w:w w:val="105"/>
          <w:sz w:val="18"/>
          <w:szCs w:val="18"/>
        </w:rPr>
      </w:pPr>
      <w:r w:rsidRPr="00276418">
        <w:rPr>
          <w:noProof/>
          <w:w w:val="105"/>
          <w:sz w:val="18"/>
          <w:szCs w:val="18"/>
        </w:rPr>
        <w:drawing>
          <wp:inline distT="0" distB="0" distL="0" distR="0" wp14:anchorId="3415EE10" wp14:editId="44EA4CC8">
            <wp:extent cx="5564525" cy="3002507"/>
            <wp:effectExtent l="0" t="0" r="0" b="0"/>
            <wp:docPr id="14666957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95767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0078" cy="30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EA00F" w14:textId="45C42A63" w:rsidR="002A4EA1" w:rsidRDefault="00BB3210" w:rsidP="00EE0207">
      <w:pPr>
        <w:pStyle w:val="ListParagraph"/>
        <w:numPr>
          <w:ilvl w:val="2"/>
          <w:numId w:val="2"/>
        </w:numPr>
        <w:spacing w:before="120" w:after="120"/>
        <w:ind w:left="288" w:firstLine="0"/>
        <w:jc w:val="both"/>
        <w:rPr>
          <w:w w:val="105"/>
          <w:sz w:val="18"/>
          <w:szCs w:val="18"/>
        </w:rPr>
      </w:pPr>
      <w:r>
        <w:rPr>
          <w:w w:val="105"/>
          <w:sz w:val="18"/>
          <w:szCs w:val="18"/>
        </w:rPr>
        <w:lastRenderedPageBreak/>
        <w:t>Step 6:</w:t>
      </w:r>
      <w:r w:rsidR="00AA3B4D">
        <w:rPr>
          <w:w w:val="105"/>
          <w:sz w:val="18"/>
          <w:szCs w:val="18"/>
        </w:rPr>
        <w:t xml:space="preserve"> Service Details.</w:t>
      </w:r>
      <w:r>
        <w:rPr>
          <w:w w:val="105"/>
          <w:sz w:val="18"/>
          <w:szCs w:val="18"/>
        </w:rPr>
        <w:t xml:space="preserve"> </w:t>
      </w:r>
      <w:r w:rsidR="00F134E8">
        <w:rPr>
          <w:w w:val="105"/>
          <w:sz w:val="18"/>
          <w:szCs w:val="18"/>
        </w:rPr>
        <w:t>Select ship date and service type. For most of the custom</w:t>
      </w:r>
      <w:r w:rsidR="00851383">
        <w:rPr>
          <w:w w:val="105"/>
          <w:sz w:val="18"/>
          <w:szCs w:val="18"/>
        </w:rPr>
        <w:t>er</w:t>
      </w:r>
      <w:r w:rsidR="00F134E8">
        <w:rPr>
          <w:w w:val="105"/>
          <w:sz w:val="18"/>
          <w:szCs w:val="18"/>
        </w:rPr>
        <w:t xml:space="preserve"> order, select </w:t>
      </w:r>
      <w:r w:rsidR="00AD0F27" w:rsidRPr="00330088">
        <w:rPr>
          <w:b/>
          <w:bCs/>
          <w:w w:val="105"/>
          <w:sz w:val="18"/>
          <w:szCs w:val="18"/>
        </w:rPr>
        <w:t xml:space="preserve">FedEx </w:t>
      </w:r>
      <w:r w:rsidR="00F134E8" w:rsidRPr="00330088">
        <w:rPr>
          <w:b/>
          <w:bCs/>
          <w:w w:val="105"/>
          <w:sz w:val="18"/>
          <w:szCs w:val="18"/>
        </w:rPr>
        <w:t>Priority Overnight</w:t>
      </w:r>
      <w:r w:rsidR="00F134E8">
        <w:rPr>
          <w:w w:val="105"/>
          <w:sz w:val="18"/>
          <w:szCs w:val="18"/>
        </w:rPr>
        <w:t>.</w:t>
      </w:r>
      <w:del w:id="46" w:author="Carlie Lopez" w:date="2025-04-02T16:48:00Z" w16du:dateUtc="2025-04-02T20:48:00Z">
        <w:r w:rsidR="00A63EC9" w:rsidDel="00512473">
          <w:rPr>
            <w:w w:val="105"/>
            <w:sz w:val="18"/>
            <w:szCs w:val="18"/>
          </w:rPr>
          <w:delText xml:space="preserve"> For service option</w:delText>
        </w:r>
        <w:r w:rsidR="00885488" w:rsidDel="00512473">
          <w:rPr>
            <w:w w:val="105"/>
            <w:sz w:val="18"/>
            <w:szCs w:val="18"/>
          </w:rPr>
          <w:delText>s</w:delText>
        </w:r>
        <w:r w:rsidR="00A63EC9" w:rsidDel="00512473">
          <w:rPr>
            <w:w w:val="105"/>
            <w:sz w:val="18"/>
            <w:szCs w:val="18"/>
          </w:rPr>
          <w:delText xml:space="preserve">, </w:delText>
        </w:r>
        <w:r w:rsidR="005762A4" w:rsidDel="00512473">
          <w:rPr>
            <w:w w:val="105"/>
            <w:sz w:val="18"/>
            <w:szCs w:val="18"/>
          </w:rPr>
          <w:delText xml:space="preserve">check </w:delText>
        </w:r>
        <w:r w:rsidR="00330088" w:rsidRPr="00330088" w:rsidDel="00512473">
          <w:rPr>
            <w:b/>
            <w:bCs/>
            <w:w w:val="105"/>
            <w:sz w:val="18"/>
            <w:szCs w:val="18"/>
          </w:rPr>
          <w:delText>S</w:delText>
        </w:r>
        <w:r w:rsidR="005762A4" w:rsidRPr="00330088" w:rsidDel="00512473">
          <w:rPr>
            <w:b/>
            <w:bCs/>
            <w:w w:val="105"/>
            <w:sz w:val="18"/>
            <w:szCs w:val="18"/>
          </w:rPr>
          <w:delText xml:space="preserve">ignature </w:delText>
        </w:r>
        <w:r w:rsidR="00330088" w:rsidRPr="00330088" w:rsidDel="00512473">
          <w:rPr>
            <w:b/>
            <w:bCs/>
            <w:w w:val="105"/>
            <w:sz w:val="18"/>
            <w:szCs w:val="18"/>
          </w:rPr>
          <w:delText>O</w:delText>
        </w:r>
        <w:r w:rsidR="005762A4" w:rsidRPr="00330088" w:rsidDel="00512473">
          <w:rPr>
            <w:b/>
            <w:bCs/>
            <w:w w:val="105"/>
            <w:sz w:val="18"/>
            <w:szCs w:val="18"/>
          </w:rPr>
          <w:delText>ptions</w:delText>
        </w:r>
        <w:r w:rsidR="005762A4" w:rsidDel="00512473">
          <w:rPr>
            <w:w w:val="105"/>
            <w:sz w:val="18"/>
            <w:szCs w:val="18"/>
          </w:rPr>
          <w:delText xml:space="preserve"> and select </w:delText>
        </w:r>
        <w:r w:rsidR="005762A4" w:rsidRPr="00330088" w:rsidDel="00512473">
          <w:rPr>
            <w:b/>
            <w:bCs/>
            <w:w w:val="105"/>
            <w:sz w:val="18"/>
            <w:szCs w:val="18"/>
          </w:rPr>
          <w:delText>Direct Signature</w:delText>
        </w:r>
        <w:r w:rsidR="005762A4" w:rsidDel="00512473">
          <w:rPr>
            <w:w w:val="105"/>
            <w:sz w:val="18"/>
            <w:szCs w:val="18"/>
          </w:rPr>
          <w:delText xml:space="preserve"> required</w:delText>
        </w:r>
      </w:del>
      <w:r w:rsidR="005762A4">
        <w:rPr>
          <w:w w:val="105"/>
          <w:sz w:val="18"/>
          <w:szCs w:val="18"/>
        </w:rPr>
        <w:t>.</w:t>
      </w:r>
      <w:r w:rsidR="00D82CF8">
        <w:rPr>
          <w:w w:val="105"/>
          <w:sz w:val="18"/>
          <w:szCs w:val="18"/>
        </w:rPr>
        <w:t xml:space="preserve"> For additional options,</w:t>
      </w:r>
      <w:r w:rsidR="007B64AB">
        <w:rPr>
          <w:w w:val="105"/>
          <w:sz w:val="18"/>
          <w:szCs w:val="18"/>
        </w:rPr>
        <w:t xml:space="preserve"> </w:t>
      </w:r>
      <w:proofErr w:type="gramStart"/>
      <w:r w:rsidR="00885488">
        <w:rPr>
          <w:w w:val="105"/>
          <w:sz w:val="18"/>
          <w:szCs w:val="18"/>
        </w:rPr>
        <w:t>Add</w:t>
      </w:r>
      <w:proofErr w:type="gramEnd"/>
      <w:r w:rsidR="00885488">
        <w:rPr>
          <w:w w:val="105"/>
          <w:sz w:val="18"/>
          <w:szCs w:val="18"/>
        </w:rPr>
        <w:t xml:space="preserve"> references</w:t>
      </w:r>
      <w:r w:rsidR="007B64AB">
        <w:rPr>
          <w:w w:val="105"/>
          <w:sz w:val="18"/>
          <w:szCs w:val="18"/>
        </w:rPr>
        <w:t xml:space="preserve"> should already be checked</w:t>
      </w:r>
      <w:r w:rsidR="00885488">
        <w:rPr>
          <w:w w:val="105"/>
          <w:sz w:val="18"/>
          <w:szCs w:val="18"/>
        </w:rPr>
        <w:t xml:space="preserve">, fill </w:t>
      </w:r>
      <w:r w:rsidR="00C51374">
        <w:rPr>
          <w:w w:val="105"/>
          <w:sz w:val="18"/>
          <w:szCs w:val="18"/>
        </w:rPr>
        <w:t xml:space="preserve">in </w:t>
      </w:r>
      <w:r w:rsidR="00D65A18">
        <w:rPr>
          <w:w w:val="105"/>
          <w:sz w:val="18"/>
          <w:szCs w:val="18"/>
        </w:rPr>
        <w:t xml:space="preserve">the </w:t>
      </w:r>
      <w:r w:rsidR="00885488">
        <w:rPr>
          <w:w w:val="105"/>
          <w:sz w:val="18"/>
          <w:szCs w:val="18"/>
        </w:rPr>
        <w:t xml:space="preserve">Sales Order number </w:t>
      </w:r>
      <w:r w:rsidR="00D65A18">
        <w:rPr>
          <w:w w:val="105"/>
          <w:sz w:val="18"/>
          <w:szCs w:val="18"/>
        </w:rPr>
        <w:t xml:space="preserve">(S2xxxx) </w:t>
      </w:r>
      <w:r w:rsidR="00885488">
        <w:rPr>
          <w:w w:val="105"/>
          <w:sz w:val="18"/>
          <w:szCs w:val="18"/>
        </w:rPr>
        <w:t xml:space="preserve">in </w:t>
      </w:r>
      <w:r w:rsidR="00E94A87">
        <w:rPr>
          <w:w w:val="105"/>
          <w:sz w:val="18"/>
          <w:szCs w:val="18"/>
        </w:rPr>
        <w:t xml:space="preserve">Shipment </w:t>
      </w:r>
      <w:r w:rsidR="00BA3B52">
        <w:rPr>
          <w:w w:val="105"/>
          <w:sz w:val="18"/>
          <w:szCs w:val="18"/>
        </w:rPr>
        <w:t>Reference field,</w:t>
      </w:r>
      <w:r w:rsidR="0025102D">
        <w:rPr>
          <w:w w:val="105"/>
          <w:sz w:val="18"/>
          <w:szCs w:val="18"/>
        </w:rPr>
        <w:t xml:space="preserve"> and</w:t>
      </w:r>
      <w:r w:rsidR="00BA3B52">
        <w:rPr>
          <w:w w:val="105"/>
          <w:sz w:val="18"/>
          <w:szCs w:val="18"/>
        </w:rPr>
        <w:t xml:space="preserve"> </w:t>
      </w:r>
      <w:proofErr w:type="gramStart"/>
      <w:r w:rsidR="00BA3B52">
        <w:rPr>
          <w:w w:val="105"/>
          <w:sz w:val="18"/>
          <w:szCs w:val="18"/>
        </w:rPr>
        <w:t>fill</w:t>
      </w:r>
      <w:proofErr w:type="gramEnd"/>
      <w:r w:rsidR="00BA3B52">
        <w:rPr>
          <w:w w:val="105"/>
          <w:sz w:val="18"/>
          <w:szCs w:val="18"/>
        </w:rPr>
        <w:t xml:space="preserve"> customer PO in PO No</w:t>
      </w:r>
      <w:r w:rsidR="00B059E3">
        <w:rPr>
          <w:w w:val="105"/>
          <w:sz w:val="18"/>
          <w:szCs w:val="18"/>
        </w:rPr>
        <w:t>.</w:t>
      </w:r>
      <w:r w:rsidR="00BA3B52">
        <w:rPr>
          <w:w w:val="105"/>
          <w:sz w:val="18"/>
          <w:szCs w:val="18"/>
        </w:rPr>
        <w:t xml:space="preserve"> field</w:t>
      </w:r>
      <w:r w:rsidR="0025102D">
        <w:rPr>
          <w:w w:val="105"/>
          <w:sz w:val="18"/>
          <w:szCs w:val="18"/>
        </w:rPr>
        <w:t>, leave blank if no PO</w:t>
      </w:r>
      <w:r w:rsidR="00C92C5B">
        <w:rPr>
          <w:w w:val="105"/>
          <w:sz w:val="18"/>
          <w:szCs w:val="18"/>
        </w:rPr>
        <w:t>.</w:t>
      </w:r>
    </w:p>
    <w:p w14:paraId="3342C30C" w14:textId="70AF4DD8" w:rsidR="00276418" w:rsidRDefault="005A5854" w:rsidP="009C4206">
      <w:pPr>
        <w:pStyle w:val="ListParagraph"/>
        <w:spacing w:before="120" w:after="120"/>
        <w:ind w:left="288" w:firstLine="0"/>
        <w:jc w:val="center"/>
        <w:rPr>
          <w:w w:val="105"/>
          <w:sz w:val="18"/>
          <w:szCs w:val="18"/>
        </w:rPr>
      </w:pPr>
      <w:r w:rsidRPr="005A5854">
        <w:rPr>
          <w:noProof/>
          <w:w w:val="105"/>
          <w:sz w:val="18"/>
          <w:szCs w:val="18"/>
        </w:rPr>
        <w:drawing>
          <wp:inline distT="0" distB="0" distL="0" distR="0" wp14:anchorId="09FFFF14" wp14:editId="1CF6A0A1">
            <wp:extent cx="3650757" cy="5670645"/>
            <wp:effectExtent l="0" t="0" r="0" b="0"/>
            <wp:docPr id="542497582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97582" name="Picture 1" descr="A screenshot of a computer scree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3817" cy="56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5E2B0" w14:textId="77777777" w:rsidR="00512473" w:rsidRDefault="00E5343D" w:rsidP="00EE0207">
      <w:pPr>
        <w:pStyle w:val="ListParagraph"/>
        <w:numPr>
          <w:ilvl w:val="2"/>
          <w:numId w:val="2"/>
        </w:numPr>
        <w:spacing w:before="120" w:after="120"/>
        <w:ind w:left="288" w:firstLine="0"/>
        <w:jc w:val="both"/>
        <w:rPr>
          <w:ins w:id="47" w:author="Carlie Lopez" w:date="2025-04-02T16:49:00Z" w16du:dateUtc="2025-04-02T20:49:00Z"/>
          <w:w w:val="105"/>
          <w:sz w:val="18"/>
          <w:szCs w:val="18"/>
        </w:rPr>
      </w:pPr>
      <w:r>
        <w:rPr>
          <w:w w:val="105"/>
          <w:sz w:val="18"/>
          <w:szCs w:val="18"/>
        </w:rPr>
        <w:t xml:space="preserve">Step 7: </w:t>
      </w:r>
      <w:r w:rsidR="00B059E3">
        <w:rPr>
          <w:w w:val="105"/>
          <w:sz w:val="18"/>
          <w:szCs w:val="18"/>
        </w:rPr>
        <w:t xml:space="preserve">Pickup/Drop-off. </w:t>
      </w:r>
      <w:del w:id="48" w:author="Carlie Lopez" w:date="2025-04-02T16:48:00Z" w16du:dateUtc="2025-04-02T20:48:00Z">
        <w:r w:rsidDel="00512473">
          <w:rPr>
            <w:w w:val="105"/>
            <w:sz w:val="18"/>
            <w:szCs w:val="18"/>
          </w:rPr>
          <w:delText xml:space="preserve">Select </w:delText>
        </w:r>
      </w:del>
      <w:del w:id="49" w:author="Carlie Lopez" w:date="2025-04-02T16:09:00Z" w16du:dateUtc="2025-04-02T20:09:00Z">
        <w:r w:rsidDel="00EC230A">
          <w:rPr>
            <w:w w:val="105"/>
            <w:sz w:val="18"/>
            <w:szCs w:val="18"/>
          </w:rPr>
          <w:delText>pick-up or drop off options from the drop-down.</w:delText>
        </w:r>
      </w:del>
    </w:p>
    <w:p w14:paraId="40024641" w14:textId="60386EC5" w:rsidR="00C92C5B" w:rsidRDefault="00512473" w:rsidP="00EE0207">
      <w:pPr>
        <w:pStyle w:val="ListParagraph"/>
        <w:numPr>
          <w:ilvl w:val="2"/>
          <w:numId w:val="2"/>
        </w:numPr>
        <w:spacing w:before="120" w:after="120"/>
        <w:ind w:left="288" w:firstLine="0"/>
        <w:jc w:val="both"/>
        <w:rPr>
          <w:ins w:id="50" w:author="Carlie Lopez" w:date="2025-04-02T16:49:00Z" w16du:dateUtc="2025-04-02T20:49:00Z"/>
          <w:w w:val="105"/>
          <w:sz w:val="18"/>
          <w:szCs w:val="18"/>
        </w:rPr>
      </w:pPr>
      <w:ins w:id="51" w:author="Carlie Lopez" w:date="2025-04-02T16:49:00Z" w16du:dateUtc="2025-04-02T20:49:00Z">
        <w:r>
          <w:rPr>
            <w:w w:val="105"/>
            <w:sz w:val="18"/>
            <w:szCs w:val="18"/>
          </w:rPr>
          <w:t xml:space="preserve">Choose </w:t>
        </w:r>
        <w:proofErr w:type="gramStart"/>
        <w:r>
          <w:rPr>
            <w:w w:val="105"/>
            <w:sz w:val="18"/>
            <w:szCs w:val="18"/>
          </w:rPr>
          <w:t>drop</w:t>
        </w:r>
        <w:proofErr w:type="gramEnd"/>
        <w:r>
          <w:rPr>
            <w:w w:val="105"/>
            <w:sz w:val="18"/>
            <w:szCs w:val="18"/>
          </w:rPr>
          <w:t xml:space="preserve"> down </w:t>
        </w:r>
        <w:proofErr w:type="gramStart"/>
        <w:r>
          <w:rPr>
            <w:w w:val="105"/>
            <w:sz w:val="18"/>
            <w:szCs w:val="18"/>
          </w:rPr>
          <w:t>option ”I</w:t>
        </w:r>
      </w:ins>
      <w:proofErr w:type="gramEnd"/>
      <w:ins w:id="52" w:author="Carlie Lopez" w:date="2025-04-02T16:09:00Z" w16du:dateUtc="2025-04-02T20:09:00Z">
        <w:r w:rsidR="00EC230A">
          <w:rPr>
            <w:w w:val="105"/>
            <w:sz w:val="18"/>
            <w:szCs w:val="18"/>
          </w:rPr>
          <w:t xml:space="preserve"> have scheduled</w:t>
        </w:r>
      </w:ins>
      <w:ins w:id="53" w:author="Carlie Lopez" w:date="2025-04-02T16:48:00Z" w16du:dateUtc="2025-04-02T20:48:00Z">
        <w:r>
          <w:rPr>
            <w:w w:val="105"/>
            <w:sz w:val="18"/>
            <w:szCs w:val="18"/>
          </w:rPr>
          <w:t xml:space="preserve"> </w:t>
        </w:r>
      </w:ins>
      <w:ins w:id="54" w:author="Carlie Lopez" w:date="2025-04-02T16:10:00Z" w16du:dateUtc="2025-04-02T20:10:00Z">
        <w:r w:rsidR="00EC230A">
          <w:rPr>
            <w:w w:val="105"/>
            <w:sz w:val="18"/>
            <w:szCs w:val="18"/>
          </w:rPr>
          <w:t>a pickup at my location”</w:t>
        </w:r>
      </w:ins>
      <w:ins w:id="55" w:author="Carlie Lopez" w:date="2025-04-02T16:48:00Z" w16du:dateUtc="2025-04-02T20:48:00Z">
        <w:r>
          <w:rPr>
            <w:w w:val="105"/>
            <w:sz w:val="18"/>
            <w:szCs w:val="18"/>
          </w:rPr>
          <w:t>.</w:t>
        </w:r>
      </w:ins>
      <w:ins w:id="56" w:author="Carlie Lopez" w:date="2025-04-02T16:10:00Z" w16du:dateUtc="2025-04-02T20:10:00Z">
        <w:r w:rsidR="00EC230A">
          <w:rPr>
            <w:w w:val="105"/>
            <w:sz w:val="18"/>
            <w:szCs w:val="18"/>
          </w:rPr>
          <w:t xml:space="preserve"> </w:t>
        </w:r>
        <w:proofErr w:type="spellStart"/>
        <w:r w:rsidR="00EC230A">
          <w:rPr>
            <w:w w:val="105"/>
            <w:sz w:val="18"/>
            <w:szCs w:val="18"/>
          </w:rPr>
          <w:t>Fedex</w:t>
        </w:r>
        <w:proofErr w:type="spellEnd"/>
        <w:r w:rsidR="00EC230A">
          <w:rPr>
            <w:w w:val="105"/>
            <w:sz w:val="18"/>
            <w:szCs w:val="18"/>
          </w:rPr>
          <w:t xml:space="preserve"> is scheduled to pick up Monday-Friday between the hours of 5:30pm-7:30pm (excluding major holidays)</w:t>
        </w:r>
      </w:ins>
    </w:p>
    <w:p w14:paraId="132AE398" w14:textId="78CECC28" w:rsidR="00512473" w:rsidRDefault="00512473">
      <w:pPr>
        <w:pStyle w:val="ListParagraph"/>
        <w:numPr>
          <w:ilvl w:val="3"/>
          <w:numId w:val="2"/>
        </w:numPr>
        <w:spacing w:before="120" w:after="120"/>
        <w:jc w:val="both"/>
        <w:rPr>
          <w:w w:val="105"/>
          <w:sz w:val="18"/>
          <w:szCs w:val="18"/>
        </w:rPr>
        <w:pPrChange w:id="57" w:author="Carlie Lopez" w:date="2025-04-02T16:49:00Z" w16du:dateUtc="2025-04-02T20:49:00Z">
          <w:pPr>
            <w:pStyle w:val="ListParagraph"/>
            <w:numPr>
              <w:ilvl w:val="2"/>
              <w:numId w:val="2"/>
            </w:numPr>
            <w:spacing w:before="120" w:after="120"/>
            <w:ind w:left="288" w:firstLine="0"/>
            <w:jc w:val="both"/>
          </w:pPr>
        </w:pPrChange>
      </w:pPr>
      <w:ins w:id="58" w:author="Carlie Lopez" w:date="2025-04-02T16:49:00Z" w16du:dateUtc="2025-04-02T20:49:00Z">
        <w:r>
          <w:rPr>
            <w:w w:val="105"/>
            <w:sz w:val="18"/>
            <w:szCs w:val="18"/>
          </w:rPr>
          <w:t xml:space="preserve">Note: </w:t>
        </w:r>
        <w:proofErr w:type="spellStart"/>
        <w:r>
          <w:rPr>
            <w:w w:val="105"/>
            <w:sz w:val="18"/>
            <w:szCs w:val="18"/>
          </w:rPr>
          <w:t>Fedex</w:t>
        </w:r>
        <w:proofErr w:type="spellEnd"/>
        <w:r>
          <w:rPr>
            <w:w w:val="105"/>
            <w:sz w:val="18"/>
            <w:szCs w:val="18"/>
          </w:rPr>
          <w:t xml:space="preserve"> Ground has now merged with </w:t>
        </w:r>
        <w:proofErr w:type="spellStart"/>
        <w:r>
          <w:rPr>
            <w:w w:val="105"/>
            <w:sz w:val="18"/>
            <w:szCs w:val="18"/>
          </w:rPr>
          <w:t>Fedex</w:t>
        </w:r>
        <w:proofErr w:type="spellEnd"/>
        <w:r>
          <w:rPr>
            <w:w w:val="105"/>
            <w:sz w:val="18"/>
            <w:szCs w:val="18"/>
          </w:rPr>
          <w:t xml:space="preserve"> Express and scheduled pi</w:t>
        </w:r>
      </w:ins>
      <w:ins w:id="59" w:author="Carlie Lopez" w:date="2025-04-02T16:50:00Z" w16du:dateUtc="2025-04-02T20:50:00Z">
        <w:r>
          <w:rPr>
            <w:w w:val="105"/>
            <w:sz w:val="18"/>
            <w:szCs w:val="18"/>
          </w:rPr>
          <w:t>ckups are no longer required for Ground. The driver will now pick up all FedEx packages at once.</w:t>
        </w:r>
      </w:ins>
    </w:p>
    <w:p w14:paraId="2CA1D39C" w14:textId="140F2B01" w:rsidR="009C4206" w:rsidRDefault="00394519" w:rsidP="00394519">
      <w:pPr>
        <w:pStyle w:val="ListParagraph"/>
        <w:spacing w:before="120" w:after="120"/>
        <w:ind w:left="288" w:firstLine="0"/>
        <w:jc w:val="center"/>
        <w:rPr>
          <w:w w:val="105"/>
          <w:sz w:val="18"/>
          <w:szCs w:val="18"/>
        </w:rPr>
      </w:pPr>
      <w:r w:rsidRPr="00394519">
        <w:rPr>
          <w:noProof/>
          <w:w w:val="105"/>
          <w:sz w:val="18"/>
          <w:szCs w:val="18"/>
        </w:rPr>
        <w:lastRenderedPageBreak/>
        <w:drawing>
          <wp:inline distT="0" distB="0" distL="0" distR="0" wp14:anchorId="24F171F3" wp14:editId="097BF8B6">
            <wp:extent cx="4139556" cy="3207224"/>
            <wp:effectExtent l="0" t="0" r="0" b="0"/>
            <wp:docPr id="526724527" name="Picture 1" descr="A screenshot of a white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24527" name="Picture 1" descr="A screenshot of a white box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9949" cy="323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A6D06" w14:textId="1AB86BBD" w:rsidR="00512473" w:rsidRDefault="008C32D5" w:rsidP="00EE0207">
      <w:pPr>
        <w:pStyle w:val="ListParagraph"/>
        <w:numPr>
          <w:ilvl w:val="2"/>
          <w:numId w:val="2"/>
        </w:numPr>
        <w:spacing w:before="120" w:after="120"/>
        <w:ind w:left="288" w:firstLine="0"/>
        <w:jc w:val="both"/>
        <w:rPr>
          <w:ins w:id="60" w:author="Carlie Lopez" w:date="2025-04-02T16:52:00Z" w16du:dateUtc="2025-04-02T20:52:00Z"/>
          <w:w w:val="105"/>
          <w:sz w:val="18"/>
          <w:szCs w:val="18"/>
        </w:rPr>
      </w:pPr>
      <w:r>
        <w:rPr>
          <w:w w:val="105"/>
          <w:sz w:val="18"/>
          <w:szCs w:val="18"/>
        </w:rPr>
        <w:t>Step 8:</w:t>
      </w:r>
      <w:r w:rsidR="002C63C1">
        <w:rPr>
          <w:w w:val="105"/>
          <w:sz w:val="18"/>
          <w:szCs w:val="18"/>
        </w:rPr>
        <w:t xml:space="preserve"> Billing Details.</w:t>
      </w:r>
      <w:r>
        <w:rPr>
          <w:w w:val="105"/>
          <w:sz w:val="18"/>
          <w:szCs w:val="18"/>
        </w:rPr>
        <w:t xml:space="preserve"> </w:t>
      </w:r>
      <w:del w:id="61" w:author="Carlie Lopez" w:date="2025-04-02T16:51:00Z" w16du:dateUtc="2025-04-02T20:51:00Z">
        <w:r w:rsidR="0083014B" w:rsidDel="00512473">
          <w:rPr>
            <w:w w:val="105"/>
            <w:sz w:val="18"/>
            <w:szCs w:val="18"/>
          </w:rPr>
          <w:delText xml:space="preserve">For billing information, pick </w:delText>
        </w:r>
        <w:r w:rsidR="001A7DBB" w:rsidDel="00512473">
          <w:rPr>
            <w:w w:val="105"/>
            <w:sz w:val="18"/>
            <w:szCs w:val="18"/>
          </w:rPr>
          <w:delText>B</w:delText>
        </w:r>
        <w:r w:rsidR="00A916BD" w:rsidDel="00512473">
          <w:rPr>
            <w:w w:val="105"/>
            <w:sz w:val="18"/>
            <w:szCs w:val="18"/>
          </w:rPr>
          <w:delText xml:space="preserve">ill </w:delText>
        </w:r>
        <w:r w:rsidR="001A7DBB" w:rsidDel="00512473">
          <w:rPr>
            <w:w w:val="105"/>
            <w:sz w:val="18"/>
            <w:szCs w:val="18"/>
          </w:rPr>
          <w:delText>T</w:delText>
        </w:r>
        <w:r w:rsidR="00A916BD" w:rsidDel="00512473">
          <w:rPr>
            <w:w w:val="105"/>
            <w:sz w:val="18"/>
            <w:szCs w:val="18"/>
          </w:rPr>
          <w:delText xml:space="preserve">ransportation </w:delText>
        </w:r>
        <w:r w:rsidR="001A7DBB" w:rsidDel="00512473">
          <w:rPr>
            <w:w w:val="105"/>
            <w:sz w:val="18"/>
            <w:szCs w:val="18"/>
          </w:rPr>
          <w:delText>C</w:delText>
        </w:r>
        <w:r w:rsidR="00A916BD" w:rsidDel="00512473">
          <w:rPr>
            <w:w w:val="105"/>
            <w:sz w:val="18"/>
            <w:szCs w:val="18"/>
          </w:rPr>
          <w:delText>ost</w:delText>
        </w:r>
      </w:del>
      <w:ins w:id="62" w:author="Carlie Lopez" w:date="2025-04-02T16:51:00Z" w16du:dateUtc="2025-04-02T20:51:00Z">
        <w:r w:rsidR="00512473">
          <w:rPr>
            <w:w w:val="105"/>
            <w:sz w:val="18"/>
            <w:szCs w:val="18"/>
          </w:rPr>
          <w:t xml:space="preserve">Select option </w:t>
        </w:r>
      </w:ins>
      <w:ins w:id="63" w:author="Carlie Lopez" w:date="2025-04-02T16:52:00Z" w16du:dateUtc="2025-04-02T20:52:00Z">
        <w:r w:rsidR="00512473">
          <w:rPr>
            <w:w w:val="105"/>
            <w:sz w:val="18"/>
            <w:szCs w:val="18"/>
          </w:rPr>
          <w:t>for “Bill transportation cost to</w:t>
        </w:r>
      </w:ins>
      <w:ins w:id="64" w:author="Carlie Lopez" w:date="2025-04-03T14:27:00Z" w16du:dateUtc="2025-04-03T18:27:00Z">
        <w:r w:rsidR="001B06EA">
          <w:rPr>
            <w:w w:val="105"/>
            <w:sz w:val="18"/>
            <w:szCs w:val="18"/>
          </w:rPr>
          <w:t>” which are as follows</w:t>
        </w:r>
      </w:ins>
      <w:ins w:id="65" w:author="Carlie Lopez" w:date="2025-04-02T16:51:00Z" w16du:dateUtc="2025-04-02T20:51:00Z">
        <w:r w:rsidR="00512473">
          <w:rPr>
            <w:w w:val="105"/>
            <w:sz w:val="18"/>
            <w:szCs w:val="18"/>
          </w:rPr>
          <w:t>:</w:t>
        </w:r>
      </w:ins>
    </w:p>
    <w:p w14:paraId="2A3A70B5" w14:textId="1ED66FEF" w:rsidR="00512473" w:rsidRDefault="00A916BD" w:rsidP="00512473">
      <w:pPr>
        <w:pStyle w:val="ListParagraph"/>
        <w:numPr>
          <w:ilvl w:val="3"/>
          <w:numId w:val="2"/>
        </w:numPr>
        <w:spacing w:before="120" w:after="120"/>
        <w:jc w:val="both"/>
        <w:rPr>
          <w:ins w:id="66" w:author="Carlie Lopez" w:date="2025-04-02T16:52:00Z" w16du:dateUtc="2025-04-02T20:52:00Z"/>
          <w:w w:val="105"/>
          <w:sz w:val="18"/>
          <w:szCs w:val="18"/>
        </w:rPr>
      </w:pPr>
      <w:r>
        <w:rPr>
          <w:w w:val="105"/>
          <w:sz w:val="18"/>
          <w:szCs w:val="18"/>
        </w:rPr>
        <w:t xml:space="preserve"> </w:t>
      </w:r>
      <w:r w:rsidR="001A7DBB">
        <w:rPr>
          <w:w w:val="105"/>
          <w:sz w:val="18"/>
          <w:szCs w:val="18"/>
        </w:rPr>
        <w:t>T</w:t>
      </w:r>
      <w:r>
        <w:rPr>
          <w:w w:val="105"/>
          <w:sz w:val="18"/>
          <w:szCs w:val="18"/>
        </w:rPr>
        <w:t>o My Account</w:t>
      </w:r>
      <w:ins w:id="67" w:author="Carlie Lopez" w:date="2025-04-02T16:13:00Z" w16du:dateUtc="2025-04-02T20:13:00Z">
        <w:r w:rsidR="00EC230A">
          <w:rPr>
            <w:w w:val="105"/>
            <w:sz w:val="18"/>
            <w:szCs w:val="18"/>
          </w:rPr>
          <w:t xml:space="preserve"> </w:t>
        </w:r>
      </w:ins>
      <w:r w:rsidR="0054629F">
        <w:rPr>
          <w:w w:val="105"/>
          <w:sz w:val="18"/>
          <w:szCs w:val="18"/>
        </w:rPr>
        <w:t xml:space="preserve">- </w:t>
      </w:r>
      <w:ins w:id="68" w:author="Carlie Lopez" w:date="2025-04-02T16:13:00Z" w16du:dateUtc="2025-04-02T20:13:00Z">
        <w:r w:rsidR="00EC230A">
          <w:rPr>
            <w:w w:val="105"/>
            <w:sz w:val="18"/>
            <w:szCs w:val="18"/>
          </w:rPr>
          <w:t>for domestic shipments</w:t>
        </w:r>
      </w:ins>
      <w:r>
        <w:rPr>
          <w:w w:val="105"/>
          <w:sz w:val="18"/>
          <w:szCs w:val="18"/>
        </w:rPr>
        <w:t>.</w:t>
      </w:r>
      <w:r w:rsidR="000A4AF0">
        <w:rPr>
          <w:w w:val="105"/>
          <w:sz w:val="18"/>
          <w:szCs w:val="18"/>
        </w:rPr>
        <w:t xml:space="preserve"> </w:t>
      </w:r>
      <w:del w:id="69" w:author="Carlie Lopez" w:date="2025-04-02T16:52:00Z" w16du:dateUtc="2025-04-02T20:52:00Z">
        <w:r w:rsidR="000A4AF0" w:rsidDel="00512473">
          <w:rPr>
            <w:w w:val="105"/>
            <w:sz w:val="18"/>
            <w:szCs w:val="18"/>
          </w:rPr>
          <w:delText xml:space="preserve">Choose </w:delText>
        </w:r>
      </w:del>
    </w:p>
    <w:p w14:paraId="1747D0F6" w14:textId="2FC02BD1" w:rsidR="00AC012E" w:rsidRPr="00E153C6" w:rsidRDefault="00C076BE" w:rsidP="00E153C6">
      <w:pPr>
        <w:pStyle w:val="ListParagraph"/>
        <w:numPr>
          <w:ilvl w:val="3"/>
          <w:numId w:val="2"/>
        </w:numPr>
        <w:spacing w:before="120" w:after="120"/>
        <w:jc w:val="both"/>
        <w:rPr>
          <w:w w:val="105"/>
          <w:sz w:val="18"/>
          <w:szCs w:val="18"/>
        </w:rPr>
      </w:pPr>
      <w:r w:rsidRPr="00E153C6">
        <w:rPr>
          <w:w w:val="105"/>
          <w:sz w:val="18"/>
          <w:szCs w:val="18"/>
        </w:rPr>
        <w:t>R</w:t>
      </w:r>
      <w:r w:rsidR="00604136" w:rsidRPr="00E153C6">
        <w:rPr>
          <w:w w:val="105"/>
          <w:sz w:val="18"/>
          <w:szCs w:val="18"/>
        </w:rPr>
        <w:t>ecipient</w:t>
      </w:r>
      <w:r w:rsidR="00E81B8D" w:rsidRPr="00E153C6">
        <w:rPr>
          <w:w w:val="105"/>
          <w:sz w:val="18"/>
          <w:szCs w:val="18"/>
        </w:rPr>
        <w:t xml:space="preserve"> (</w:t>
      </w:r>
      <w:r w:rsidR="001B7EC8" w:rsidRPr="00E153C6">
        <w:rPr>
          <w:w w:val="105"/>
          <w:sz w:val="18"/>
          <w:szCs w:val="18"/>
        </w:rPr>
        <w:t>which often is customer</w:t>
      </w:r>
      <w:r w:rsidRPr="00E153C6">
        <w:rPr>
          <w:w w:val="105"/>
          <w:sz w:val="18"/>
          <w:szCs w:val="18"/>
        </w:rPr>
        <w:t xml:space="preserve"> </w:t>
      </w:r>
      <w:r w:rsidR="0054629F" w:rsidRPr="00E153C6">
        <w:rPr>
          <w:w w:val="105"/>
          <w:sz w:val="18"/>
          <w:szCs w:val="18"/>
        </w:rPr>
        <w:t>themselves -</w:t>
      </w:r>
      <w:ins w:id="70" w:author="Carlie Lopez" w:date="2025-04-02T16:13:00Z" w16du:dateUtc="2025-04-02T20:13:00Z">
        <w:r w:rsidR="00EC230A" w:rsidRPr="00E153C6">
          <w:rPr>
            <w:w w:val="105"/>
            <w:sz w:val="18"/>
            <w:szCs w:val="18"/>
          </w:rPr>
          <w:t xml:space="preserve"> for international shipments</w:t>
        </w:r>
      </w:ins>
      <w:r w:rsidR="002810DA" w:rsidRPr="00E153C6">
        <w:rPr>
          <w:w w:val="105"/>
          <w:sz w:val="18"/>
          <w:szCs w:val="18"/>
        </w:rPr>
        <w:t xml:space="preserve"> </w:t>
      </w:r>
      <w:del w:id="71" w:author="Carlie Lopez" w:date="2025-04-02T16:52:00Z" w16du:dateUtc="2025-04-02T20:52:00Z">
        <w:r w:rsidR="002810DA" w:rsidRPr="00E153C6" w:rsidDel="00512473">
          <w:rPr>
            <w:w w:val="105"/>
            <w:sz w:val="18"/>
            <w:szCs w:val="18"/>
          </w:rPr>
          <w:delText xml:space="preserve">or </w:delText>
        </w:r>
      </w:del>
    </w:p>
    <w:p w14:paraId="36A9C30B" w14:textId="4D4626B5" w:rsidR="00512473" w:rsidRPr="00AC012E" w:rsidRDefault="00C076BE" w:rsidP="00AC012E">
      <w:pPr>
        <w:pStyle w:val="ListParagraph"/>
        <w:numPr>
          <w:ilvl w:val="3"/>
          <w:numId w:val="2"/>
        </w:numPr>
        <w:spacing w:before="120" w:after="120"/>
        <w:jc w:val="both"/>
        <w:rPr>
          <w:w w:val="105"/>
          <w:sz w:val="18"/>
          <w:szCs w:val="18"/>
        </w:rPr>
      </w:pPr>
      <w:r w:rsidRPr="00AC012E">
        <w:rPr>
          <w:w w:val="105"/>
          <w:sz w:val="18"/>
          <w:szCs w:val="18"/>
        </w:rPr>
        <w:t>T</w:t>
      </w:r>
      <w:r w:rsidR="002810DA" w:rsidRPr="00AC012E">
        <w:rPr>
          <w:w w:val="105"/>
          <w:sz w:val="18"/>
          <w:szCs w:val="18"/>
        </w:rPr>
        <w:t xml:space="preserve">hird </w:t>
      </w:r>
      <w:r w:rsidRPr="00AC012E">
        <w:rPr>
          <w:w w:val="105"/>
          <w:sz w:val="18"/>
          <w:szCs w:val="18"/>
        </w:rPr>
        <w:t>P</w:t>
      </w:r>
      <w:r w:rsidR="002810DA" w:rsidRPr="00AC012E">
        <w:rPr>
          <w:w w:val="105"/>
          <w:sz w:val="18"/>
          <w:szCs w:val="18"/>
        </w:rPr>
        <w:t>arty</w:t>
      </w:r>
      <w:r w:rsidR="00E15F19" w:rsidRPr="00AC012E">
        <w:rPr>
          <w:w w:val="105"/>
          <w:sz w:val="18"/>
          <w:szCs w:val="18"/>
        </w:rPr>
        <w:t xml:space="preserve"> </w:t>
      </w:r>
      <w:r w:rsidR="0014483D" w:rsidRPr="00AC012E">
        <w:rPr>
          <w:w w:val="105"/>
          <w:sz w:val="18"/>
          <w:szCs w:val="18"/>
        </w:rPr>
        <w:t>(</w:t>
      </w:r>
      <w:r w:rsidRPr="00AC012E">
        <w:rPr>
          <w:w w:val="105"/>
          <w:sz w:val="18"/>
          <w:szCs w:val="18"/>
        </w:rPr>
        <w:t>T</w:t>
      </w:r>
      <w:r w:rsidR="0014483D" w:rsidRPr="00AC012E">
        <w:rPr>
          <w:w w:val="105"/>
          <w:sz w:val="18"/>
          <w:szCs w:val="18"/>
        </w:rPr>
        <w:t>his happens when customer</w:t>
      </w:r>
      <w:r w:rsidR="007A74F4" w:rsidRPr="00AC012E">
        <w:rPr>
          <w:w w:val="105"/>
          <w:sz w:val="18"/>
          <w:szCs w:val="18"/>
        </w:rPr>
        <w:t>s</w:t>
      </w:r>
      <w:r w:rsidR="0014483D" w:rsidRPr="00AC012E">
        <w:rPr>
          <w:w w:val="105"/>
          <w:sz w:val="18"/>
          <w:szCs w:val="18"/>
        </w:rPr>
        <w:t xml:space="preserve"> </w:t>
      </w:r>
      <w:r w:rsidRPr="00AC012E">
        <w:rPr>
          <w:w w:val="105"/>
          <w:sz w:val="18"/>
          <w:szCs w:val="18"/>
        </w:rPr>
        <w:t xml:space="preserve">choose to </w:t>
      </w:r>
      <w:r w:rsidR="00521B56" w:rsidRPr="00AC012E">
        <w:rPr>
          <w:w w:val="105"/>
          <w:sz w:val="18"/>
          <w:szCs w:val="18"/>
        </w:rPr>
        <w:t xml:space="preserve">ship to a </w:t>
      </w:r>
      <w:r w:rsidR="00E95FAB" w:rsidRPr="00AC012E">
        <w:rPr>
          <w:w w:val="105"/>
          <w:sz w:val="18"/>
          <w:szCs w:val="18"/>
        </w:rPr>
        <w:t>third-party</w:t>
      </w:r>
      <w:r w:rsidR="00596D4A" w:rsidRPr="00AC012E">
        <w:rPr>
          <w:w w:val="105"/>
          <w:sz w:val="18"/>
          <w:szCs w:val="18"/>
        </w:rPr>
        <w:t xml:space="preserve"> testing facility</w:t>
      </w:r>
      <w:r w:rsidR="007A74F4" w:rsidRPr="00AC012E">
        <w:rPr>
          <w:w w:val="105"/>
          <w:sz w:val="18"/>
          <w:szCs w:val="18"/>
        </w:rPr>
        <w:t>.</w:t>
      </w:r>
      <w:ins w:id="72" w:author="Carlie Lopez" w:date="2025-04-02T16:13:00Z" w16du:dateUtc="2025-04-02T20:13:00Z">
        <w:r w:rsidR="00045F5D" w:rsidRPr="00AC012E">
          <w:rPr>
            <w:w w:val="105"/>
            <w:sz w:val="18"/>
            <w:szCs w:val="18"/>
          </w:rPr>
          <w:t xml:space="preserve"> </w:t>
        </w:r>
      </w:ins>
      <w:r w:rsidR="008E1655" w:rsidRPr="00AC012E">
        <w:rPr>
          <w:w w:val="105"/>
          <w:sz w:val="18"/>
          <w:szCs w:val="18"/>
        </w:rPr>
        <w:t xml:space="preserve">In this case, use </w:t>
      </w:r>
      <w:r w:rsidR="00342AAB" w:rsidRPr="00AC012E">
        <w:rPr>
          <w:w w:val="105"/>
          <w:sz w:val="18"/>
          <w:szCs w:val="18"/>
        </w:rPr>
        <w:t>customer</w:t>
      </w:r>
      <w:r w:rsidR="001B7EC8" w:rsidRPr="00AC012E">
        <w:rPr>
          <w:w w:val="105"/>
          <w:sz w:val="18"/>
          <w:szCs w:val="18"/>
        </w:rPr>
        <w:t>’</w:t>
      </w:r>
      <w:r w:rsidR="00E81B8D" w:rsidRPr="00AC012E">
        <w:rPr>
          <w:w w:val="105"/>
          <w:sz w:val="18"/>
          <w:szCs w:val="18"/>
        </w:rPr>
        <w:t>s FedEx account number</w:t>
      </w:r>
      <w:r w:rsidR="0014483D" w:rsidRPr="00AC012E">
        <w:rPr>
          <w:w w:val="105"/>
          <w:sz w:val="18"/>
          <w:szCs w:val="18"/>
        </w:rPr>
        <w:t>)</w:t>
      </w:r>
      <w:r w:rsidR="00E15F19" w:rsidRPr="00AC012E">
        <w:rPr>
          <w:w w:val="105"/>
          <w:sz w:val="18"/>
          <w:szCs w:val="18"/>
        </w:rPr>
        <w:t>.</w:t>
      </w:r>
    </w:p>
    <w:p w14:paraId="05ECB5D8" w14:textId="77777777" w:rsidR="00AC012E" w:rsidRPr="00AC012E" w:rsidRDefault="00AC012E" w:rsidP="00AC012E">
      <w:pPr>
        <w:pStyle w:val="ListParagraph"/>
        <w:spacing w:before="120" w:after="120"/>
        <w:ind w:left="2864" w:firstLine="0"/>
        <w:jc w:val="both"/>
        <w:rPr>
          <w:w w:val="105"/>
          <w:sz w:val="18"/>
          <w:szCs w:val="18"/>
          <w:rPrChange w:id="73" w:author="Carlie Lopez" w:date="2025-04-02T16:53:00Z" w16du:dateUtc="2025-04-02T20:53:00Z">
            <w:rPr>
              <w:w w:val="105"/>
            </w:rPr>
          </w:rPrChange>
        </w:rPr>
      </w:pPr>
    </w:p>
    <w:p w14:paraId="5AB02ED8" w14:textId="77777777" w:rsidR="00972583" w:rsidRDefault="004D25C3" w:rsidP="004D25C3">
      <w:pPr>
        <w:pStyle w:val="ListParagraph"/>
        <w:spacing w:before="120" w:after="120"/>
        <w:ind w:left="288" w:firstLine="0"/>
        <w:jc w:val="center"/>
        <w:rPr>
          <w:w w:val="105"/>
          <w:sz w:val="18"/>
          <w:szCs w:val="18"/>
        </w:rPr>
      </w:pPr>
      <w:r w:rsidRPr="004D25C3">
        <w:rPr>
          <w:noProof/>
          <w:w w:val="105"/>
          <w:sz w:val="18"/>
          <w:szCs w:val="18"/>
        </w:rPr>
        <w:drawing>
          <wp:inline distT="0" distB="0" distL="0" distR="0" wp14:anchorId="3FE0725B" wp14:editId="705A1751">
            <wp:extent cx="4309722" cy="1439839"/>
            <wp:effectExtent l="0" t="0" r="0" b="0"/>
            <wp:docPr id="1794552225" name="Picture 1" descr="A screenshot of a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52225" name="Picture 1" descr="A screenshot of a email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67122" cy="145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9602B" w14:textId="326152BF" w:rsidR="004D25C3" w:rsidRDefault="00057A04" w:rsidP="004D25C3">
      <w:pPr>
        <w:pStyle w:val="ListParagraph"/>
        <w:spacing w:before="120" w:after="120"/>
        <w:ind w:left="288" w:firstLine="0"/>
        <w:jc w:val="center"/>
        <w:rPr>
          <w:w w:val="105"/>
          <w:sz w:val="18"/>
          <w:szCs w:val="18"/>
        </w:rPr>
      </w:pPr>
      <w:r w:rsidRPr="00057A04">
        <w:rPr>
          <w:noProof/>
          <w:w w:val="105"/>
          <w:sz w:val="18"/>
          <w:szCs w:val="18"/>
        </w:rPr>
        <w:drawing>
          <wp:inline distT="0" distB="0" distL="0" distR="0" wp14:anchorId="0EB4ADE0" wp14:editId="1CC16ED8">
            <wp:extent cx="4258100" cy="1774209"/>
            <wp:effectExtent l="0" t="0" r="0" b="0"/>
            <wp:docPr id="15412181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218140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2442" cy="178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92F4C" w14:textId="5C403A07" w:rsidR="00E15F19" w:rsidRDefault="00CC54E6" w:rsidP="00EE0207">
      <w:pPr>
        <w:pStyle w:val="ListParagraph"/>
        <w:numPr>
          <w:ilvl w:val="2"/>
          <w:numId w:val="2"/>
        </w:numPr>
        <w:spacing w:before="120" w:after="120"/>
        <w:ind w:left="288" w:firstLine="0"/>
        <w:jc w:val="both"/>
        <w:rPr>
          <w:w w:val="105"/>
          <w:sz w:val="18"/>
          <w:szCs w:val="18"/>
        </w:rPr>
      </w:pPr>
      <w:r>
        <w:rPr>
          <w:w w:val="105"/>
          <w:sz w:val="18"/>
          <w:szCs w:val="18"/>
        </w:rPr>
        <w:t>Step 9:</w:t>
      </w:r>
      <w:r w:rsidR="00005653">
        <w:rPr>
          <w:w w:val="105"/>
          <w:sz w:val="18"/>
          <w:szCs w:val="18"/>
        </w:rPr>
        <w:t xml:space="preserve"> Add Shipment Notifications.</w:t>
      </w:r>
      <w:r>
        <w:rPr>
          <w:w w:val="105"/>
          <w:sz w:val="18"/>
          <w:szCs w:val="18"/>
        </w:rPr>
        <w:t xml:space="preserve"> </w:t>
      </w:r>
      <w:r w:rsidR="00717178">
        <w:rPr>
          <w:w w:val="105"/>
          <w:sz w:val="18"/>
          <w:szCs w:val="18"/>
        </w:rPr>
        <w:t>C</w:t>
      </w:r>
      <w:r>
        <w:rPr>
          <w:w w:val="105"/>
          <w:sz w:val="18"/>
          <w:szCs w:val="18"/>
        </w:rPr>
        <w:t xml:space="preserve">heck </w:t>
      </w:r>
      <w:r w:rsidR="006D4094">
        <w:rPr>
          <w:w w:val="105"/>
          <w:sz w:val="18"/>
          <w:szCs w:val="18"/>
        </w:rPr>
        <w:t>Add shipment notification</w:t>
      </w:r>
      <w:r w:rsidR="009640A1">
        <w:rPr>
          <w:w w:val="105"/>
          <w:sz w:val="18"/>
          <w:szCs w:val="18"/>
        </w:rPr>
        <w:t>. A</w:t>
      </w:r>
      <w:r w:rsidR="006D4094">
        <w:rPr>
          <w:w w:val="105"/>
          <w:sz w:val="18"/>
          <w:szCs w:val="18"/>
        </w:rPr>
        <w:t xml:space="preserve">dd </w:t>
      </w:r>
      <w:r w:rsidR="009640A1">
        <w:rPr>
          <w:w w:val="105"/>
          <w:sz w:val="18"/>
          <w:szCs w:val="18"/>
        </w:rPr>
        <w:t>recipient</w:t>
      </w:r>
      <w:r w:rsidR="000B0DD7">
        <w:rPr>
          <w:w w:val="105"/>
          <w:sz w:val="18"/>
          <w:szCs w:val="18"/>
        </w:rPr>
        <w:t>/third-</w:t>
      </w:r>
      <w:r w:rsidR="000B0DD7">
        <w:rPr>
          <w:w w:val="105"/>
          <w:sz w:val="18"/>
          <w:szCs w:val="18"/>
        </w:rPr>
        <w:lastRenderedPageBreak/>
        <w:t>party</w:t>
      </w:r>
      <w:r w:rsidR="009640A1">
        <w:rPr>
          <w:w w:val="105"/>
          <w:sz w:val="18"/>
          <w:szCs w:val="18"/>
        </w:rPr>
        <w:t xml:space="preserve"> email address to receive </w:t>
      </w:r>
      <w:r w:rsidR="00251FA9">
        <w:rPr>
          <w:w w:val="105"/>
          <w:sz w:val="18"/>
          <w:szCs w:val="18"/>
        </w:rPr>
        <w:t>CREATED, ESTIMATED DELIVERAY, DELIVERED</w:t>
      </w:r>
      <w:r w:rsidR="00005653">
        <w:rPr>
          <w:w w:val="105"/>
          <w:sz w:val="18"/>
          <w:szCs w:val="18"/>
        </w:rPr>
        <w:t xml:space="preserve"> notification</w:t>
      </w:r>
      <w:r w:rsidR="009D0AC1">
        <w:rPr>
          <w:w w:val="105"/>
          <w:sz w:val="18"/>
          <w:szCs w:val="18"/>
        </w:rPr>
        <w:t xml:space="preserve">. Add shipper email address using </w:t>
      </w:r>
      <w:hyperlink r:id="rId20" w:history="1">
        <w:r w:rsidR="009D0AC1" w:rsidRPr="00EF311B">
          <w:rPr>
            <w:rStyle w:val="Hyperlink"/>
            <w:w w:val="105"/>
            <w:sz w:val="18"/>
            <w:szCs w:val="18"/>
          </w:rPr>
          <w:t>shipping@synoligo.com</w:t>
        </w:r>
      </w:hyperlink>
      <w:r w:rsidR="009D0AC1">
        <w:rPr>
          <w:w w:val="105"/>
          <w:sz w:val="18"/>
          <w:szCs w:val="18"/>
        </w:rPr>
        <w:t xml:space="preserve"> to receive </w:t>
      </w:r>
      <w:r w:rsidR="000B19AD">
        <w:rPr>
          <w:w w:val="105"/>
          <w:sz w:val="18"/>
          <w:szCs w:val="18"/>
        </w:rPr>
        <w:t>CREATED, DELIVERED.</w:t>
      </w:r>
    </w:p>
    <w:p w14:paraId="260E54A4" w14:textId="5694BA0A" w:rsidR="00F32E0B" w:rsidRDefault="00F32E0B" w:rsidP="00F32E0B">
      <w:pPr>
        <w:pStyle w:val="ListParagraph"/>
        <w:spacing w:before="120" w:after="120"/>
        <w:ind w:left="288" w:firstLine="0"/>
        <w:jc w:val="center"/>
        <w:rPr>
          <w:w w:val="105"/>
          <w:sz w:val="18"/>
          <w:szCs w:val="18"/>
        </w:rPr>
      </w:pPr>
      <w:r w:rsidRPr="00F32E0B">
        <w:rPr>
          <w:noProof/>
          <w:w w:val="105"/>
          <w:sz w:val="18"/>
          <w:szCs w:val="18"/>
        </w:rPr>
        <w:drawing>
          <wp:inline distT="0" distB="0" distL="0" distR="0" wp14:anchorId="22B2039A" wp14:editId="50179D32">
            <wp:extent cx="5319811" cy="1589964"/>
            <wp:effectExtent l="0" t="0" r="0" b="0"/>
            <wp:docPr id="1274751469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51469" name="Picture 1" descr="A screenshot of a cha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68507" cy="160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DF768" w14:textId="14BDE4F4" w:rsidR="0044649E" w:rsidRDefault="0044649E" w:rsidP="00EE0207">
      <w:pPr>
        <w:pStyle w:val="ListParagraph"/>
        <w:numPr>
          <w:ilvl w:val="2"/>
          <w:numId w:val="2"/>
        </w:numPr>
        <w:spacing w:before="120" w:after="120"/>
        <w:ind w:left="288" w:firstLine="0"/>
        <w:jc w:val="both"/>
        <w:rPr>
          <w:w w:val="105"/>
          <w:sz w:val="18"/>
          <w:szCs w:val="18"/>
        </w:rPr>
      </w:pPr>
      <w:r>
        <w:rPr>
          <w:w w:val="105"/>
          <w:sz w:val="18"/>
          <w:szCs w:val="18"/>
        </w:rPr>
        <w:t xml:space="preserve">Step 10: </w:t>
      </w:r>
      <w:r w:rsidR="009E0014">
        <w:rPr>
          <w:w w:val="105"/>
          <w:sz w:val="18"/>
          <w:szCs w:val="18"/>
        </w:rPr>
        <w:t>V</w:t>
      </w:r>
      <w:r w:rsidR="004B7D54">
        <w:rPr>
          <w:w w:val="105"/>
          <w:sz w:val="18"/>
          <w:szCs w:val="18"/>
        </w:rPr>
        <w:t>erify t</w:t>
      </w:r>
      <w:r>
        <w:rPr>
          <w:w w:val="105"/>
          <w:sz w:val="18"/>
          <w:szCs w:val="18"/>
        </w:rPr>
        <w:t xml:space="preserve">he final cost of the shipment </w:t>
      </w:r>
      <w:r w:rsidR="006E4C62">
        <w:rPr>
          <w:w w:val="105"/>
          <w:sz w:val="18"/>
          <w:szCs w:val="18"/>
        </w:rPr>
        <w:t>and the estimated delivery</w:t>
      </w:r>
      <w:r w:rsidR="00BF0E15">
        <w:rPr>
          <w:w w:val="105"/>
          <w:sz w:val="18"/>
          <w:szCs w:val="18"/>
        </w:rPr>
        <w:t xml:space="preserve">. </w:t>
      </w:r>
    </w:p>
    <w:p w14:paraId="5B5E973C" w14:textId="75EFF5DC" w:rsidR="008A7B85" w:rsidRDefault="008A7B85" w:rsidP="00EE0207">
      <w:pPr>
        <w:pStyle w:val="ListParagraph"/>
        <w:numPr>
          <w:ilvl w:val="2"/>
          <w:numId w:val="2"/>
        </w:numPr>
        <w:spacing w:before="120" w:after="120"/>
        <w:ind w:left="288" w:firstLine="0"/>
        <w:jc w:val="both"/>
        <w:rPr>
          <w:w w:val="105"/>
          <w:sz w:val="18"/>
          <w:szCs w:val="18"/>
        </w:rPr>
      </w:pPr>
      <w:r>
        <w:rPr>
          <w:w w:val="105"/>
          <w:sz w:val="18"/>
          <w:szCs w:val="18"/>
        </w:rPr>
        <w:t xml:space="preserve">Step 11: To save time for next </w:t>
      </w:r>
      <w:r w:rsidR="00A076FC">
        <w:rPr>
          <w:w w:val="105"/>
          <w:sz w:val="18"/>
          <w:szCs w:val="18"/>
        </w:rPr>
        <w:t>shipment</w:t>
      </w:r>
      <w:r>
        <w:rPr>
          <w:w w:val="105"/>
          <w:sz w:val="18"/>
          <w:szCs w:val="18"/>
        </w:rPr>
        <w:t xml:space="preserve">, click </w:t>
      </w:r>
      <w:r w:rsidR="00A82B65" w:rsidRPr="00A82B65">
        <w:rPr>
          <w:b/>
          <w:bCs/>
          <w:i/>
          <w:iCs/>
          <w:w w:val="105"/>
          <w:sz w:val="18"/>
          <w:szCs w:val="18"/>
        </w:rPr>
        <w:t>S</w:t>
      </w:r>
      <w:r w:rsidRPr="00A82B65">
        <w:rPr>
          <w:b/>
          <w:bCs/>
          <w:i/>
          <w:iCs/>
          <w:w w:val="105"/>
          <w:sz w:val="18"/>
          <w:szCs w:val="18"/>
        </w:rPr>
        <w:t>ave</w:t>
      </w:r>
      <w:r w:rsidR="0077361B" w:rsidRPr="00A82B65">
        <w:rPr>
          <w:b/>
          <w:bCs/>
          <w:i/>
          <w:iCs/>
          <w:w w:val="105"/>
          <w:sz w:val="18"/>
          <w:szCs w:val="18"/>
        </w:rPr>
        <w:t xml:space="preserve"> as</w:t>
      </w:r>
      <w:r w:rsidRPr="00A82B65">
        <w:rPr>
          <w:b/>
          <w:bCs/>
          <w:i/>
          <w:iCs/>
          <w:w w:val="105"/>
          <w:sz w:val="18"/>
          <w:szCs w:val="18"/>
        </w:rPr>
        <w:t xml:space="preserve"> </w:t>
      </w:r>
      <w:r w:rsidR="0077361B" w:rsidRPr="00A82B65">
        <w:rPr>
          <w:b/>
          <w:bCs/>
          <w:i/>
          <w:iCs/>
          <w:w w:val="105"/>
          <w:sz w:val="18"/>
          <w:szCs w:val="18"/>
        </w:rPr>
        <w:t>shipment profile</w:t>
      </w:r>
      <w:r w:rsidR="0077361B">
        <w:rPr>
          <w:w w:val="105"/>
          <w:sz w:val="18"/>
          <w:szCs w:val="18"/>
        </w:rPr>
        <w:t>.</w:t>
      </w:r>
      <w:r>
        <w:rPr>
          <w:w w:val="105"/>
          <w:sz w:val="18"/>
          <w:szCs w:val="18"/>
        </w:rPr>
        <w:t xml:space="preserve"> </w:t>
      </w:r>
    </w:p>
    <w:p w14:paraId="51A17040" w14:textId="39000D3E" w:rsidR="00F32E0B" w:rsidRDefault="00BF6B02" w:rsidP="00F32E0B">
      <w:pPr>
        <w:pStyle w:val="ListParagraph"/>
        <w:spacing w:before="120" w:after="120"/>
        <w:ind w:left="288" w:firstLine="0"/>
        <w:jc w:val="center"/>
        <w:rPr>
          <w:w w:val="105"/>
          <w:sz w:val="18"/>
          <w:szCs w:val="18"/>
        </w:rPr>
      </w:pPr>
      <w:r w:rsidRPr="00BF6B02">
        <w:rPr>
          <w:noProof/>
          <w:w w:val="105"/>
          <w:sz w:val="18"/>
          <w:szCs w:val="18"/>
        </w:rPr>
        <w:drawing>
          <wp:inline distT="0" distB="0" distL="0" distR="0" wp14:anchorId="5208CE73" wp14:editId="29D73DD1">
            <wp:extent cx="3204560" cy="1849272"/>
            <wp:effectExtent l="0" t="0" r="0" b="0"/>
            <wp:docPr id="16519607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60734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25316" cy="186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124C1" w14:textId="5C92716A" w:rsidR="004B2526" w:rsidRDefault="00EA4979" w:rsidP="00EE0207">
      <w:pPr>
        <w:pStyle w:val="ListParagraph"/>
        <w:numPr>
          <w:ilvl w:val="2"/>
          <w:numId w:val="2"/>
        </w:numPr>
        <w:spacing w:before="120" w:after="120"/>
        <w:ind w:left="288" w:firstLine="0"/>
        <w:jc w:val="both"/>
        <w:rPr>
          <w:w w:val="105"/>
          <w:sz w:val="18"/>
          <w:szCs w:val="18"/>
        </w:rPr>
      </w:pPr>
      <w:r>
        <w:rPr>
          <w:w w:val="105"/>
          <w:sz w:val="18"/>
          <w:szCs w:val="18"/>
        </w:rPr>
        <w:t>Click Finalize</w:t>
      </w:r>
      <w:r w:rsidR="00A82B65">
        <w:rPr>
          <w:w w:val="105"/>
          <w:sz w:val="18"/>
          <w:szCs w:val="18"/>
        </w:rPr>
        <w:t xml:space="preserve"> and Print</w:t>
      </w:r>
      <w:r>
        <w:rPr>
          <w:w w:val="105"/>
          <w:sz w:val="18"/>
          <w:szCs w:val="18"/>
        </w:rPr>
        <w:t xml:space="preserve"> to generate the label</w:t>
      </w:r>
      <w:r w:rsidR="00161125">
        <w:rPr>
          <w:w w:val="105"/>
          <w:sz w:val="18"/>
          <w:szCs w:val="18"/>
        </w:rPr>
        <w:t xml:space="preserve"> </w:t>
      </w:r>
      <w:r w:rsidR="00833D7D">
        <w:rPr>
          <w:w w:val="105"/>
          <w:sz w:val="18"/>
          <w:szCs w:val="18"/>
        </w:rPr>
        <w:t xml:space="preserve">(If the </w:t>
      </w:r>
      <w:r w:rsidR="00EB6192">
        <w:rPr>
          <w:w w:val="105"/>
          <w:sz w:val="18"/>
          <w:szCs w:val="18"/>
        </w:rPr>
        <w:t xml:space="preserve">printer </w:t>
      </w:r>
      <w:r w:rsidR="00B84AFD">
        <w:rPr>
          <w:w w:val="105"/>
          <w:sz w:val="18"/>
          <w:szCs w:val="18"/>
        </w:rPr>
        <w:t xml:space="preserve">icon has a green check mark, it means the shipping manager is connected to </w:t>
      </w:r>
      <w:r w:rsidR="000D61B5">
        <w:rPr>
          <w:w w:val="105"/>
          <w:sz w:val="18"/>
          <w:szCs w:val="18"/>
        </w:rPr>
        <w:t>the</w:t>
      </w:r>
      <w:r w:rsidR="00B84AFD">
        <w:rPr>
          <w:w w:val="105"/>
          <w:sz w:val="18"/>
          <w:szCs w:val="18"/>
        </w:rPr>
        <w:t xml:space="preserve"> </w:t>
      </w:r>
      <w:r w:rsidR="00A028BF">
        <w:rPr>
          <w:w w:val="105"/>
          <w:sz w:val="18"/>
          <w:szCs w:val="18"/>
        </w:rPr>
        <w:t xml:space="preserve">label </w:t>
      </w:r>
      <w:r w:rsidR="00B84AFD">
        <w:rPr>
          <w:w w:val="105"/>
          <w:sz w:val="18"/>
          <w:szCs w:val="18"/>
        </w:rPr>
        <w:t xml:space="preserve">printer located </w:t>
      </w:r>
      <w:r w:rsidR="00A028BF">
        <w:rPr>
          <w:w w:val="105"/>
          <w:sz w:val="18"/>
          <w:szCs w:val="18"/>
        </w:rPr>
        <w:t>in the printing area</w:t>
      </w:r>
      <w:r w:rsidR="00833D7D">
        <w:rPr>
          <w:w w:val="105"/>
          <w:sz w:val="18"/>
          <w:szCs w:val="18"/>
        </w:rPr>
        <w:t>)</w:t>
      </w:r>
      <w:r>
        <w:rPr>
          <w:w w:val="105"/>
          <w:sz w:val="18"/>
          <w:szCs w:val="18"/>
        </w:rPr>
        <w:t xml:space="preserve">. Save one copy of the label </w:t>
      </w:r>
      <w:r w:rsidR="000D61B5">
        <w:rPr>
          <w:w w:val="105"/>
          <w:sz w:val="18"/>
          <w:szCs w:val="18"/>
        </w:rPr>
        <w:t xml:space="preserve">in pdf format </w:t>
      </w:r>
      <w:r>
        <w:rPr>
          <w:w w:val="105"/>
          <w:sz w:val="18"/>
          <w:szCs w:val="18"/>
        </w:rPr>
        <w:t>in the order shipping folder.</w:t>
      </w:r>
    </w:p>
    <w:p w14:paraId="1C920E53" w14:textId="5B1E7150" w:rsidR="00981BE4" w:rsidRPr="0045463F" w:rsidRDefault="00981BE4" w:rsidP="00193CDA">
      <w:pPr>
        <w:pStyle w:val="ListParagraph"/>
        <w:numPr>
          <w:ilvl w:val="1"/>
          <w:numId w:val="2"/>
        </w:numPr>
        <w:spacing w:before="120" w:after="120"/>
        <w:ind w:left="0" w:firstLine="0"/>
        <w:rPr>
          <w:bCs/>
          <w:w w:val="105"/>
          <w:sz w:val="18"/>
          <w:szCs w:val="18"/>
        </w:rPr>
      </w:pPr>
      <w:r w:rsidRPr="0045463F">
        <w:rPr>
          <w:bCs/>
          <w:w w:val="105"/>
          <w:sz w:val="18"/>
          <w:szCs w:val="18"/>
        </w:rPr>
        <w:t>International shipping</w:t>
      </w:r>
    </w:p>
    <w:p w14:paraId="1BE04C2D" w14:textId="79BC7365" w:rsidR="00A15DFB" w:rsidRDefault="00C714DE" w:rsidP="00193CDA">
      <w:pPr>
        <w:pStyle w:val="ListParagraph"/>
        <w:numPr>
          <w:ilvl w:val="2"/>
          <w:numId w:val="2"/>
        </w:numPr>
        <w:spacing w:before="120" w:after="120"/>
        <w:ind w:left="288" w:firstLine="0"/>
        <w:jc w:val="both"/>
        <w:rPr>
          <w:w w:val="105"/>
          <w:sz w:val="18"/>
          <w:szCs w:val="18"/>
        </w:rPr>
      </w:pPr>
      <w:r>
        <w:rPr>
          <w:w w:val="105"/>
          <w:sz w:val="18"/>
          <w:szCs w:val="18"/>
        </w:rPr>
        <w:t>Follow SC001</w:t>
      </w:r>
      <w:r w:rsidR="00BC7A47">
        <w:rPr>
          <w:w w:val="105"/>
          <w:sz w:val="18"/>
          <w:szCs w:val="18"/>
        </w:rPr>
        <w:t xml:space="preserve"> </w:t>
      </w:r>
      <w:r w:rsidR="00893E5E">
        <w:rPr>
          <w:w w:val="105"/>
          <w:sz w:val="18"/>
          <w:szCs w:val="18"/>
        </w:rPr>
        <w:t>to create</w:t>
      </w:r>
      <w:r w:rsidR="00BC7A47">
        <w:rPr>
          <w:w w:val="105"/>
          <w:sz w:val="18"/>
          <w:szCs w:val="18"/>
        </w:rPr>
        <w:t xml:space="preserve"> an</w:t>
      </w:r>
      <w:r w:rsidR="75D48283">
        <w:rPr>
          <w:w w:val="105"/>
          <w:sz w:val="18"/>
          <w:szCs w:val="18"/>
        </w:rPr>
        <w:t xml:space="preserve"> ITN number.</w:t>
      </w:r>
      <w:r w:rsidR="138EF2A8">
        <w:rPr>
          <w:w w:val="105"/>
          <w:sz w:val="18"/>
          <w:szCs w:val="18"/>
        </w:rPr>
        <w:t xml:space="preserve"> </w:t>
      </w:r>
      <w:r w:rsidR="00A15DFB">
        <w:rPr>
          <w:w w:val="105"/>
          <w:sz w:val="18"/>
          <w:szCs w:val="18"/>
        </w:rPr>
        <w:t xml:space="preserve">This step must be </w:t>
      </w:r>
      <w:del w:id="74" w:author="Carlie Lopez" w:date="2025-04-03T14:51:00Z" w16du:dateUtc="2025-04-03T18:51:00Z">
        <w:r w:rsidR="00A15DFB" w:rsidDel="00695739">
          <w:rPr>
            <w:w w:val="105"/>
            <w:sz w:val="18"/>
            <w:szCs w:val="18"/>
          </w:rPr>
          <w:delText>done</w:delText>
        </w:r>
      </w:del>
      <w:ins w:id="75" w:author="Carlie Lopez" w:date="2025-04-03T14:51:00Z" w16du:dateUtc="2025-04-03T18:51:00Z">
        <w:r w:rsidR="00695739">
          <w:rPr>
            <w:w w:val="105"/>
            <w:sz w:val="18"/>
            <w:szCs w:val="18"/>
          </w:rPr>
          <w:t>taken</w:t>
        </w:r>
      </w:ins>
      <w:r w:rsidR="00A15DFB">
        <w:rPr>
          <w:w w:val="105"/>
          <w:sz w:val="18"/>
          <w:szCs w:val="18"/>
        </w:rPr>
        <w:t xml:space="preserve"> before </w:t>
      </w:r>
      <w:r w:rsidR="004E2445">
        <w:rPr>
          <w:w w:val="105"/>
          <w:sz w:val="18"/>
          <w:szCs w:val="18"/>
        </w:rPr>
        <w:t>generating</w:t>
      </w:r>
      <w:r w:rsidR="00A15DFB">
        <w:rPr>
          <w:w w:val="105"/>
          <w:sz w:val="18"/>
          <w:szCs w:val="18"/>
        </w:rPr>
        <w:t xml:space="preserve"> FedEx label</w:t>
      </w:r>
      <w:r w:rsidR="009BEBC6">
        <w:rPr>
          <w:w w:val="105"/>
          <w:sz w:val="18"/>
          <w:szCs w:val="18"/>
        </w:rPr>
        <w:t>.</w:t>
      </w:r>
    </w:p>
    <w:p w14:paraId="5F0BBE0F" w14:textId="25863322" w:rsidR="008F5AEF" w:rsidRDefault="008F5AEF" w:rsidP="4E6644B8">
      <w:pPr>
        <w:pStyle w:val="ListParagraph"/>
        <w:numPr>
          <w:ilvl w:val="2"/>
          <w:numId w:val="2"/>
        </w:numPr>
        <w:spacing w:before="120" w:after="120"/>
        <w:ind w:left="288" w:firstLine="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Step 1-5 </w:t>
      </w:r>
      <w:r w:rsidR="00011827">
        <w:rPr>
          <w:sz w:val="18"/>
          <w:szCs w:val="18"/>
        </w:rPr>
        <w:t>are</w:t>
      </w:r>
      <w:r>
        <w:rPr>
          <w:sz w:val="18"/>
          <w:szCs w:val="18"/>
        </w:rPr>
        <w:t xml:space="preserve"> the same as for domestic shipping. </w:t>
      </w:r>
    </w:p>
    <w:p w14:paraId="2DA33C55" w14:textId="69DDA5B2" w:rsidR="001B363F" w:rsidRDefault="001B363F" w:rsidP="4E6644B8">
      <w:pPr>
        <w:pStyle w:val="ListParagraph"/>
        <w:numPr>
          <w:ilvl w:val="2"/>
          <w:numId w:val="2"/>
        </w:numPr>
        <w:spacing w:before="120" w:after="120"/>
        <w:ind w:left="288" w:firstLine="0"/>
        <w:jc w:val="both"/>
        <w:rPr>
          <w:sz w:val="18"/>
          <w:szCs w:val="18"/>
        </w:rPr>
      </w:pPr>
      <w:r>
        <w:rPr>
          <w:sz w:val="18"/>
          <w:szCs w:val="18"/>
        </w:rPr>
        <w:t>Once an international address is filled in, additional options will appear</w:t>
      </w:r>
      <w:r w:rsidR="009777F2">
        <w:rPr>
          <w:sz w:val="18"/>
          <w:szCs w:val="18"/>
        </w:rPr>
        <w:t xml:space="preserve"> below package details section</w:t>
      </w:r>
      <w:r>
        <w:rPr>
          <w:sz w:val="18"/>
          <w:szCs w:val="18"/>
        </w:rPr>
        <w:t xml:space="preserve">. </w:t>
      </w:r>
    </w:p>
    <w:p w14:paraId="12D35971" w14:textId="28CFDDBA" w:rsidR="00020223" w:rsidRPr="00020223" w:rsidRDefault="009777F2" w:rsidP="7145048D">
      <w:pPr>
        <w:pStyle w:val="ListParagraph"/>
        <w:numPr>
          <w:ilvl w:val="2"/>
          <w:numId w:val="2"/>
        </w:numPr>
        <w:spacing w:before="120" w:after="120"/>
        <w:ind w:left="288" w:firstLine="0"/>
        <w:jc w:val="both"/>
      </w:pPr>
      <w:r w:rsidRPr="007E003E">
        <w:rPr>
          <w:sz w:val="18"/>
          <w:szCs w:val="18"/>
        </w:rPr>
        <w:t>Step 6:</w:t>
      </w:r>
      <w:r w:rsidR="002C5B1F">
        <w:rPr>
          <w:sz w:val="18"/>
          <w:szCs w:val="18"/>
        </w:rPr>
        <w:t xml:space="preserve"> Package Contents.</w:t>
      </w:r>
      <w:r w:rsidRPr="007E003E">
        <w:rPr>
          <w:sz w:val="18"/>
          <w:szCs w:val="18"/>
        </w:rPr>
        <w:t xml:space="preserve"> </w:t>
      </w:r>
      <w:r w:rsidR="00CA6D0A" w:rsidRPr="007E003E">
        <w:rPr>
          <w:sz w:val="18"/>
          <w:szCs w:val="18"/>
        </w:rPr>
        <w:t>If the shipment is for</w:t>
      </w:r>
      <w:ins w:id="76" w:author="Carlie Lopez" w:date="2025-04-03T14:53:00Z" w16du:dateUtc="2025-04-03T18:53:00Z">
        <w:r w:rsidR="00695739">
          <w:rPr>
            <w:sz w:val="18"/>
            <w:szCs w:val="18"/>
          </w:rPr>
          <w:t xml:space="preserve"> a</w:t>
        </w:r>
      </w:ins>
      <w:r w:rsidR="00CA6D0A" w:rsidRPr="007E003E">
        <w:rPr>
          <w:sz w:val="18"/>
          <w:szCs w:val="18"/>
        </w:rPr>
        <w:t xml:space="preserve"> document, select Documents radio button. Otherwise, select </w:t>
      </w:r>
      <w:r w:rsidR="00A978BB" w:rsidRPr="007E003E">
        <w:rPr>
          <w:sz w:val="18"/>
          <w:szCs w:val="18"/>
        </w:rPr>
        <w:t xml:space="preserve">Items radio button. </w:t>
      </w:r>
    </w:p>
    <w:p w14:paraId="7B55A7D4" w14:textId="77777777" w:rsidR="00E454FE" w:rsidRDefault="00A94997" w:rsidP="00020223">
      <w:pPr>
        <w:pStyle w:val="ListParagraph"/>
        <w:spacing w:before="120" w:after="120"/>
        <w:ind w:left="288" w:firstLine="0"/>
        <w:jc w:val="both"/>
        <w:rPr>
          <w:ins w:id="77" w:author="Carlie Lopez" w:date="2025-04-03T14:53:00Z" w16du:dateUtc="2025-04-03T18:53:00Z"/>
          <w:sz w:val="18"/>
          <w:szCs w:val="18"/>
        </w:rPr>
      </w:pPr>
      <w:r>
        <w:rPr>
          <w:sz w:val="18"/>
          <w:szCs w:val="18"/>
        </w:rPr>
        <w:t>Any saved item</w:t>
      </w:r>
      <w:r w:rsidR="0015530D">
        <w:rPr>
          <w:sz w:val="18"/>
          <w:szCs w:val="18"/>
        </w:rPr>
        <w:t xml:space="preserve"> can be added in the </w:t>
      </w:r>
      <w:r w:rsidR="00020223">
        <w:rPr>
          <w:sz w:val="18"/>
          <w:szCs w:val="18"/>
        </w:rPr>
        <w:t>S</w:t>
      </w:r>
      <w:r w:rsidR="0015530D">
        <w:rPr>
          <w:sz w:val="18"/>
          <w:szCs w:val="18"/>
        </w:rPr>
        <w:t xml:space="preserve">earch </w:t>
      </w:r>
      <w:r w:rsidR="00020223">
        <w:rPr>
          <w:sz w:val="18"/>
          <w:szCs w:val="18"/>
        </w:rPr>
        <w:t xml:space="preserve">Saved Items </w:t>
      </w:r>
      <w:r w:rsidR="0015530D">
        <w:rPr>
          <w:sz w:val="18"/>
          <w:szCs w:val="18"/>
        </w:rPr>
        <w:t xml:space="preserve">box by typing in </w:t>
      </w:r>
      <w:r>
        <w:rPr>
          <w:sz w:val="18"/>
          <w:szCs w:val="18"/>
        </w:rPr>
        <w:t xml:space="preserve">e.g. </w:t>
      </w:r>
      <w:r w:rsidR="0015530D">
        <w:rPr>
          <w:sz w:val="18"/>
          <w:szCs w:val="18"/>
        </w:rPr>
        <w:t>“oligo”</w:t>
      </w:r>
      <w:r w:rsidR="00211E1B">
        <w:rPr>
          <w:sz w:val="18"/>
          <w:szCs w:val="18"/>
        </w:rPr>
        <w:t xml:space="preserve"> which is for most of custom oligo order. </w:t>
      </w:r>
    </w:p>
    <w:p w14:paraId="4C193E1A" w14:textId="77777777" w:rsidR="00695739" w:rsidRDefault="00DD51C6" w:rsidP="00020223">
      <w:pPr>
        <w:pStyle w:val="ListParagraph"/>
        <w:spacing w:before="120" w:after="120"/>
        <w:ind w:left="288" w:firstLine="0"/>
        <w:jc w:val="both"/>
        <w:rPr>
          <w:ins w:id="78" w:author="Carlie Lopez" w:date="2025-04-03T14:55:00Z" w16du:dateUtc="2025-04-03T18:55:00Z"/>
          <w:sz w:val="18"/>
          <w:szCs w:val="18"/>
        </w:rPr>
      </w:pPr>
      <w:del w:id="79" w:author="Carlie Lopez" w:date="2025-04-03T14:55:00Z" w16du:dateUtc="2025-04-03T18:55:00Z">
        <w:r w:rsidDel="00695739">
          <w:rPr>
            <w:sz w:val="18"/>
            <w:szCs w:val="18"/>
          </w:rPr>
          <w:delText xml:space="preserve">The </w:delText>
        </w:r>
      </w:del>
      <w:del w:id="80" w:author="Carlie Lopez" w:date="2025-04-03T14:54:00Z" w16du:dateUtc="2025-04-03T18:54:00Z">
        <w:r w:rsidDel="00695739">
          <w:rPr>
            <w:sz w:val="18"/>
            <w:szCs w:val="18"/>
          </w:rPr>
          <w:delText xml:space="preserve">“oligo” </w:delText>
        </w:r>
      </w:del>
      <w:del w:id="81" w:author="Carlie Lopez" w:date="2025-04-03T14:55:00Z" w16du:dateUtc="2025-04-03T18:55:00Z">
        <w:r w:rsidDel="00695739">
          <w:rPr>
            <w:sz w:val="18"/>
            <w:szCs w:val="18"/>
          </w:rPr>
          <w:delText xml:space="preserve">item </w:delText>
        </w:r>
        <w:r w:rsidR="00F8363C" w:rsidDel="00695739">
          <w:rPr>
            <w:sz w:val="18"/>
            <w:szCs w:val="18"/>
          </w:rPr>
          <w:delText>description</w:delText>
        </w:r>
      </w:del>
      <w:del w:id="82" w:author="Carlie Lopez" w:date="2025-04-03T14:54:00Z" w16du:dateUtc="2025-04-03T18:54:00Z">
        <w:r w:rsidR="00A72FE9" w:rsidDel="00695739">
          <w:rPr>
            <w:sz w:val="18"/>
            <w:szCs w:val="18"/>
          </w:rPr>
          <w:delText>,</w:delText>
        </w:r>
      </w:del>
      <w:del w:id="83" w:author="Carlie Lopez" w:date="2025-04-03T14:55:00Z" w16du:dateUtc="2025-04-03T18:55:00Z">
        <w:r w:rsidR="00A72FE9" w:rsidDel="00695739">
          <w:rPr>
            <w:sz w:val="18"/>
            <w:szCs w:val="18"/>
          </w:rPr>
          <w:delText xml:space="preserve"> HS code</w:delText>
        </w:r>
      </w:del>
      <w:del w:id="84" w:author="Carlie Lopez" w:date="2025-04-03T14:54:00Z" w16du:dateUtc="2025-04-03T18:54:00Z">
        <w:r w:rsidR="00A72FE9" w:rsidDel="00695739">
          <w:rPr>
            <w:sz w:val="18"/>
            <w:szCs w:val="18"/>
          </w:rPr>
          <w:delText>,</w:delText>
        </w:r>
      </w:del>
      <w:del w:id="85" w:author="Carlie Lopez" w:date="2025-04-03T14:55:00Z" w16du:dateUtc="2025-04-03T18:55:00Z">
        <w:r w:rsidR="00A72FE9" w:rsidDel="00695739">
          <w:rPr>
            <w:sz w:val="18"/>
            <w:szCs w:val="18"/>
          </w:rPr>
          <w:delText xml:space="preserve"> Mad</w:delText>
        </w:r>
        <w:r w:rsidR="00AC6249" w:rsidDel="00695739">
          <w:rPr>
            <w:sz w:val="18"/>
            <w:szCs w:val="18"/>
          </w:rPr>
          <w:delText>e</w:delText>
        </w:r>
        <w:r w:rsidR="00A72FE9" w:rsidDel="00695739">
          <w:rPr>
            <w:sz w:val="18"/>
            <w:szCs w:val="18"/>
          </w:rPr>
          <w:delText xml:space="preserve"> in (origin)</w:delText>
        </w:r>
      </w:del>
      <w:del w:id="86" w:author="Carlie Lopez" w:date="2025-04-03T14:54:00Z" w16du:dateUtc="2025-04-03T18:54:00Z">
        <w:r w:rsidR="00A72FE9" w:rsidDel="00695739">
          <w:rPr>
            <w:sz w:val="18"/>
            <w:szCs w:val="18"/>
          </w:rPr>
          <w:delText>,</w:delText>
        </w:r>
      </w:del>
      <w:del w:id="87" w:author="Carlie Lopez" w:date="2025-04-03T14:55:00Z" w16du:dateUtc="2025-04-03T18:55:00Z">
        <w:r w:rsidR="00A72FE9" w:rsidDel="00695739">
          <w:rPr>
            <w:sz w:val="18"/>
            <w:szCs w:val="18"/>
          </w:rPr>
          <w:delText xml:space="preserve"> Quantity</w:delText>
        </w:r>
      </w:del>
      <w:del w:id="88" w:author="Carlie Lopez" w:date="2025-04-03T14:54:00Z" w16du:dateUtc="2025-04-03T18:54:00Z">
        <w:r w:rsidR="00A72FE9" w:rsidDel="00695739">
          <w:rPr>
            <w:sz w:val="18"/>
            <w:szCs w:val="18"/>
          </w:rPr>
          <w:delText>,</w:delText>
        </w:r>
      </w:del>
      <w:del w:id="89" w:author="Carlie Lopez" w:date="2025-04-03T14:55:00Z" w16du:dateUtc="2025-04-03T18:55:00Z">
        <w:r w:rsidR="00A72FE9" w:rsidDel="00695739">
          <w:rPr>
            <w:sz w:val="18"/>
            <w:szCs w:val="18"/>
          </w:rPr>
          <w:delText xml:space="preserve"> Weight </w:delText>
        </w:r>
      </w:del>
      <w:del w:id="90" w:author="Carlie Lopez" w:date="2025-04-02T16:55:00Z" w16du:dateUtc="2025-04-02T20:55:00Z">
        <w:r w:rsidR="00A72FE9" w:rsidDel="00E454FE">
          <w:rPr>
            <w:sz w:val="18"/>
            <w:szCs w:val="18"/>
          </w:rPr>
          <w:delText xml:space="preserve">and </w:delText>
        </w:r>
      </w:del>
      <w:del w:id="91" w:author="Carlie Lopez" w:date="2025-04-03T14:55:00Z" w16du:dateUtc="2025-04-03T18:55:00Z">
        <w:r w:rsidR="00A72FE9" w:rsidDel="00695739">
          <w:rPr>
            <w:sz w:val="18"/>
            <w:szCs w:val="18"/>
          </w:rPr>
          <w:delText>Custom Value</w:delText>
        </w:r>
      </w:del>
      <w:del w:id="92" w:author="Carlie Lopez" w:date="2025-04-02T16:55:00Z" w16du:dateUtc="2025-04-02T20:55:00Z">
        <w:r w:rsidR="00A72FE9" w:rsidDel="00E454FE">
          <w:rPr>
            <w:sz w:val="18"/>
            <w:szCs w:val="18"/>
          </w:rPr>
          <w:delText xml:space="preserve"> are prefilled</w:delText>
        </w:r>
      </w:del>
      <w:del w:id="93" w:author="Carlie Lopez" w:date="2025-04-03T14:55:00Z" w16du:dateUtc="2025-04-03T18:55:00Z">
        <w:r w:rsidR="00A72FE9" w:rsidDel="00695739">
          <w:rPr>
            <w:sz w:val="18"/>
            <w:szCs w:val="18"/>
          </w:rPr>
          <w:delText xml:space="preserve">. </w:delText>
        </w:r>
      </w:del>
    </w:p>
    <w:p w14:paraId="51F00A7A" w14:textId="4CD61610" w:rsidR="00DD51C6" w:rsidRDefault="00A72FE9" w:rsidP="00020223">
      <w:pPr>
        <w:pStyle w:val="ListParagraph"/>
        <w:spacing w:before="120" w:after="120"/>
        <w:ind w:left="288" w:firstLine="0"/>
        <w:jc w:val="both"/>
        <w:rPr>
          <w:ins w:id="94" w:author="Carlie Lopez" w:date="2025-04-03T14:55:00Z" w16du:dateUtc="2025-04-03T18:55:00Z"/>
          <w:sz w:val="18"/>
          <w:szCs w:val="18"/>
        </w:rPr>
      </w:pPr>
      <w:r>
        <w:rPr>
          <w:sz w:val="18"/>
          <w:szCs w:val="18"/>
        </w:rPr>
        <w:t xml:space="preserve">Revise as needed by clicking the </w:t>
      </w:r>
      <w:del w:id="95" w:author="Carlie Lopez" w:date="2025-04-03T14:54:00Z" w16du:dateUtc="2025-04-03T18:54:00Z">
        <w:r w:rsidDel="00695739">
          <w:rPr>
            <w:sz w:val="18"/>
            <w:szCs w:val="18"/>
          </w:rPr>
          <w:delText xml:space="preserve">pen </w:delText>
        </w:r>
      </w:del>
      <w:ins w:id="96" w:author="Carlie Lopez" w:date="2025-04-03T14:54:00Z" w16du:dateUtc="2025-04-03T18:54:00Z">
        <w:r w:rsidR="00695739">
          <w:rPr>
            <w:sz w:val="18"/>
            <w:szCs w:val="18"/>
          </w:rPr>
          <w:t xml:space="preserve">edit </w:t>
        </w:r>
      </w:ins>
      <w:r>
        <w:rPr>
          <w:sz w:val="18"/>
          <w:szCs w:val="18"/>
        </w:rPr>
        <w:t xml:space="preserve">icon. </w:t>
      </w:r>
      <w:r w:rsidR="00747D8E">
        <w:rPr>
          <w:sz w:val="18"/>
          <w:szCs w:val="18"/>
        </w:rPr>
        <w:t>If this is a new item, click A</w:t>
      </w:r>
      <w:r w:rsidR="002C08AA">
        <w:rPr>
          <w:sz w:val="18"/>
          <w:szCs w:val="18"/>
        </w:rPr>
        <w:t>dd</w:t>
      </w:r>
      <w:r w:rsidR="00747D8E">
        <w:rPr>
          <w:sz w:val="18"/>
          <w:szCs w:val="18"/>
        </w:rPr>
        <w:t xml:space="preserve"> N</w:t>
      </w:r>
      <w:r w:rsidR="002C08AA">
        <w:rPr>
          <w:sz w:val="18"/>
          <w:szCs w:val="18"/>
        </w:rPr>
        <w:t>ew</w:t>
      </w:r>
      <w:r w:rsidR="00747D8E">
        <w:rPr>
          <w:sz w:val="18"/>
          <w:szCs w:val="18"/>
        </w:rPr>
        <w:t xml:space="preserve"> I</w:t>
      </w:r>
      <w:r w:rsidR="002C08AA">
        <w:rPr>
          <w:sz w:val="18"/>
          <w:szCs w:val="18"/>
        </w:rPr>
        <w:t>tem</w:t>
      </w:r>
      <w:r w:rsidR="00747D8E">
        <w:rPr>
          <w:sz w:val="18"/>
          <w:szCs w:val="18"/>
        </w:rPr>
        <w:t xml:space="preserve"> to add a new item.</w:t>
      </w:r>
      <w:r w:rsidR="008444A8">
        <w:rPr>
          <w:sz w:val="18"/>
          <w:szCs w:val="18"/>
        </w:rPr>
        <w:t xml:space="preserve"> </w:t>
      </w:r>
      <w:proofErr w:type="gramStart"/>
      <w:r w:rsidR="008444A8">
        <w:rPr>
          <w:sz w:val="18"/>
          <w:szCs w:val="18"/>
        </w:rPr>
        <w:t>At the end</w:t>
      </w:r>
      <w:proofErr w:type="gramEnd"/>
      <w:r w:rsidR="008444A8">
        <w:rPr>
          <w:sz w:val="18"/>
          <w:szCs w:val="18"/>
        </w:rPr>
        <w:t xml:space="preserve">, check Save as a New Item. </w:t>
      </w:r>
    </w:p>
    <w:p w14:paraId="587E203D" w14:textId="77777777" w:rsidR="00695739" w:rsidRDefault="00695739" w:rsidP="00695739">
      <w:pPr>
        <w:pStyle w:val="ListParagraph"/>
        <w:spacing w:before="120" w:after="120"/>
        <w:ind w:left="288" w:firstLine="0"/>
        <w:jc w:val="both"/>
        <w:rPr>
          <w:ins w:id="97" w:author="Carlie Lopez" w:date="2025-04-03T14:55:00Z" w16du:dateUtc="2025-04-03T18:55:00Z"/>
          <w:sz w:val="18"/>
          <w:szCs w:val="18"/>
        </w:rPr>
      </w:pPr>
      <w:ins w:id="98" w:author="Carlie Lopez" w:date="2025-04-03T14:55:00Z" w16du:dateUtc="2025-04-03T18:55:00Z">
        <w:r>
          <w:rPr>
            <w:sz w:val="18"/>
            <w:szCs w:val="18"/>
          </w:rPr>
          <w:t>The following information is needed to add an item</w:t>
        </w:r>
      </w:ins>
    </w:p>
    <w:p w14:paraId="79A7A138" w14:textId="77777777" w:rsidR="00695739" w:rsidRDefault="00695739" w:rsidP="00695739">
      <w:pPr>
        <w:pStyle w:val="ListParagraph"/>
        <w:numPr>
          <w:ilvl w:val="0"/>
          <w:numId w:val="8"/>
        </w:numPr>
        <w:spacing w:before="120" w:after="120"/>
        <w:jc w:val="both"/>
        <w:rPr>
          <w:ins w:id="99" w:author="Carlie Lopez" w:date="2025-04-03T14:55:00Z" w16du:dateUtc="2025-04-03T18:55:00Z"/>
          <w:sz w:val="18"/>
          <w:szCs w:val="18"/>
        </w:rPr>
      </w:pPr>
      <w:ins w:id="100" w:author="Carlie Lopez" w:date="2025-04-03T14:55:00Z" w16du:dateUtc="2025-04-03T18:55:00Z">
        <w:r>
          <w:rPr>
            <w:sz w:val="18"/>
            <w:szCs w:val="18"/>
          </w:rPr>
          <w:t xml:space="preserve">The item description </w:t>
        </w:r>
      </w:ins>
    </w:p>
    <w:p w14:paraId="2EE0D21D" w14:textId="77777777" w:rsidR="00695739" w:rsidRDefault="00695739" w:rsidP="00695739">
      <w:pPr>
        <w:pStyle w:val="ListParagraph"/>
        <w:numPr>
          <w:ilvl w:val="0"/>
          <w:numId w:val="8"/>
        </w:numPr>
        <w:spacing w:before="120" w:after="120"/>
        <w:jc w:val="both"/>
        <w:rPr>
          <w:ins w:id="101" w:author="Carlie Lopez" w:date="2025-04-03T14:55:00Z" w16du:dateUtc="2025-04-03T18:55:00Z"/>
          <w:sz w:val="18"/>
          <w:szCs w:val="18"/>
        </w:rPr>
      </w:pPr>
      <w:ins w:id="102" w:author="Carlie Lopez" w:date="2025-04-03T14:55:00Z" w16du:dateUtc="2025-04-03T18:55:00Z">
        <w:r>
          <w:rPr>
            <w:sz w:val="18"/>
            <w:szCs w:val="18"/>
          </w:rPr>
          <w:t xml:space="preserve">HS code </w:t>
        </w:r>
      </w:ins>
    </w:p>
    <w:p w14:paraId="01E96440" w14:textId="77777777" w:rsidR="00695739" w:rsidRDefault="00695739" w:rsidP="00695739">
      <w:pPr>
        <w:pStyle w:val="ListParagraph"/>
        <w:numPr>
          <w:ilvl w:val="0"/>
          <w:numId w:val="8"/>
        </w:numPr>
        <w:spacing w:before="120" w:after="120"/>
        <w:jc w:val="both"/>
        <w:rPr>
          <w:ins w:id="103" w:author="Carlie Lopez" w:date="2025-04-03T14:55:00Z" w16du:dateUtc="2025-04-03T18:55:00Z"/>
          <w:sz w:val="18"/>
          <w:szCs w:val="18"/>
        </w:rPr>
      </w:pPr>
      <w:ins w:id="104" w:author="Carlie Lopez" w:date="2025-04-03T14:55:00Z" w16du:dateUtc="2025-04-03T18:55:00Z">
        <w:r>
          <w:rPr>
            <w:sz w:val="18"/>
            <w:szCs w:val="18"/>
          </w:rPr>
          <w:t xml:space="preserve">Made in (origin) </w:t>
        </w:r>
      </w:ins>
    </w:p>
    <w:p w14:paraId="71B7AA30" w14:textId="77777777" w:rsidR="00695739" w:rsidRDefault="00695739" w:rsidP="00695739">
      <w:pPr>
        <w:pStyle w:val="ListParagraph"/>
        <w:numPr>
          <w:ilvl w:val="0"/>
          <w:numId w:val="8"/>
        </w:numPr>
        <w:spacing w:before="120" w:after="120"/>
        <w:jc w:val="both"/>
        <w:rPr>
          <w:ins w:id="105" w:author="Carlie Lopez" w:date="2025-04-03T14:55:00Z" w16du:dateUtc="2025-04-03T18:55:00Z"/>
          <w:sz w:val="18"/>
          <w:szCs w:val="18"/>
        </w:rPr>
      </w:pPr>
      <w:ins w:id="106" w:author="Carlie Lopez" w:date="2025-04-03T14:55:00Z" w16du:dateUtc="2025-04-03T18:55:00Z">
        <w:r>
          <w:rPr>
            <w:sz w:val="18"/>
            <w:szCs w:val="18"/>
          </w:rPr>
          <w:t xml:space="preserve">Quantity </w:t>
        </w:r>
      </w:ins>
    </w:p>
    <w:p w14:paraId="2E08E376" w14:textId="77777777" w:rsidR="00695739" w:rsidRDefault="00695739" w:rsidP="00695739">
      <w:pPr>
        <w:pStyle w:val="ListParagraph"/>
        <w:numPr>
          <w:ilvl w:val="0"/>
          <w:numId w:val="8"/>
        </w:numPr>
        <w:spacing w:before="120" w:after="120"/>
        <w:jc w:val="both"/>
        <w:rPr>
          <w:ins w:id="107" w:author="Carlie Lopez" w:date="2025-04-03T14:55:00Z" w16du:dateUtc="2025-04-03T18:55:00Z"/>
          <w:sz w:val="18"/>
          <w:szCs w:val="18"/>
        </w:rPr>
      </w:pPr>
      <w:ins w:id="108" w:author="Carlie Lopez" w:date="2025-04-03T14:55:00Z" w16du:dateUtc="2025-04-03T18:55:00Z">
        <w:r>
          <w:rPr>
            <w:sz w:val="18"/>
            <w:szCs w:val="18"/>
          </w:rPr>
          <w:t xml:space="preserve">Weight </w:t>
        </w:r>
      </w:ins>
    </w:p>
    <w:p w14:paraId="61CC3DE2" w14:textId="77E72732" w:rsidR="00695739" w:rsidRPr="00695739" w:rsidDel="00695739" w:rsidRDefault="00695739">
      <w:pPr>
        <w:pStyle w:val="ListParagraph"/>
        <w:numPr>
          <w:ilvl w:val="0"/>
          <w:numId w:val="8"/>
        </w:numPr>
        <w:spacing w:before="120" w:after="120"/>
        <w:jc w:val="both"/>
        <w:rPr>
          <w:del w:id="109" w:author="Carlie Lopez" w:date="2025-04-03T14:57:00Z" w16du:dateUtc="2025-04-03T18:57:00Z"/>
          <w:sz w:val="18"/>
          <w:szCs w:val="18"/>
          <w:rPrChange w:id="110" w:author="Carlie Lopez" w:date="2025-04-03T14:57:00Z" w16du:dateUtc="2025-04-03T18:57:00Z">
            <w:rPr>
              <w:del w:id="111" w:author="Carlie Lopez" w:date="2025-04-03T14:57:00Z" w16du:dateUtc="2025-04-03T18:57:00Z"/>
            </w:rPr>
          </w:rPrChange>
        </w:rPr>
        <w:pPrChange w:id="112" w:author="Carlie Lopez" w:date="2025-04-03T14:57:00Z" w16du:dateUtc="2025-04-03T18:57:00Z">
          <w:pPr>
            <w:pStyle w:val="ListParagraph"/>
            <w:spacing w:before="120" w:after="120"/>
            <w:ind w:left="288" w:firstLine="0"/>
            <w:jc w:val="both"/>
          </w:pPr>
        </w:pPrChange>
      </w:pPr>
      <w:ins w:id="113" w:author="Carlie Lopez" w:date="2025-04-03T14:55:00Z" w16du:dateUtc="2025-04-03T18:55:00Z">
        <w:r>
          <w:rPr>
            <w:sz w:val="18"/>
            <w:szCs w:val="18"/>
          </w:rPr>
          <w:t xml:space="preserve">Custom Value. </w:t>
        </w:r>
      </w:ins>
    </w:p>
    <w:p w14:paraId="7F00A801" w14:textId="1C481250" w:rsidR="004217CF" w:rsidRDefault="004217CF" w:rsidP="004217CF">
      <w:pPr>
        <w:pStyle w:val="ListParagraph"/>
        <w:spacing w:before="120" w:after="120"/>
        <w:ind w:left="288" w:firstLine="0"/>
        <w:jc w:val="both"/>
        <w:rPr>
          <w:ins w:id="114" w:author="Carlie Lopez" w:date="2025-04-03T14:57:00Z" w16du:dateUtc="2025-04-03T18:57:00Z"/>
          <w:sz w:val="18"/>
          <w:szCs w:val="18"/>
        </w:rPr>
      </w:pPr>
      <w:r>
        <w:rPr>
          <w:sz w:val="18"/>
          <w:szCs w:val="18"/>
        </w:rPr>
        <w:lastRenderedPageBreak/>
        <w:t xml:space="preserve">In </w:t>
      </w:r>
      <w:r w:rsidR="00BA25C6">
        <w:rPr>
          <w:sz w:val="18"/>
          <w:szCs w:val="18"/>
        </w:rPr>
        <w:t>S</w:t>
      </w:r>
      <w:r>
        <w:rPr>
          <w:sz w:val="18"/>
          <w:szCs w:val="18"/>
        </w:rPr>
        <w:t xml:space="preserve">hipment </w:t>
      </w:r>
      <w:r w:rsidR="00BA25C6">
        <w:rPr>
          <w:sz w:val="18"/>
          <w:szCs w:val="18"/>
        </w:rPr>
        <w:t>P</w:t>
      </w:r>
      <w:r>
        <w:rPr>
          <w:sz w:val="18"/>
          <w:szCs w:val="18"/>
        </w:rPr>
        <w:t>urpose drop</w:t>
      </w:r>
      <w:r w:rsidR="00BA25C6">
        <w:rPr>
          <w:sz w:val="18"/>
          <w:szCs w:val="18"/>
        </w:rPr>
        <w:t>down</w:t>
      </w:r>
      <w:r>
        <w:rPr>
          <w:sz w:val="18"/>
          <w:szCs w:val="18"/>
        </w:rPr>
        <w:t>, pick Commercial</w:t>
      </w:r>
      <w:r w:rsidR="00EB41B3">
        <w:rPr>
          <w:sz w:val="18"/>
          <w:szCs w:val="18"/>
        </w:rPr>
        <w:t xml:space="preserve"> for shipment to customer directly, Sample for </w:t>
      </w:r>
      <w:r w:rsidR="004A430A">
        <w:rPr>
          <w:sz w:val="18"/>
          <w:szCs w:val="18"/>
        </w:rPr>
        <w:t xml:space="preserve">Synoligo-selected </w:t>
      </w:r>
      <w:r w:rsidR="00E31150">
        <w:rPr>
          <w:sz w:val="18"/>
          <w:szCs w:val="18"/>
        </w:rPr>
        <w:t>third party testing</w:t>
      </w:r>
      <w:r w:rsidR="004A430A">
        <w:rPr>
          <w:sz w:val="18"/>
          <w:szCs w:val="18"/>
        </w:rPr>
        <w:t xml:space="preserve"> facility or customer-selected CRO</w:t>
      </w:r>
      <w:r w:rsidR="00E31150">
        <w:rPr>
          <w:sz w:val="18"/>
          <w:szCs w:val="18"/>
        </w:rPr>
        <w:t xml:space="preserve">. </w:t>
      </w:r>
      <w:proofErr w:type="gramStart"/>
      <w:r w:rsidR="00E31150">
        <w:rPr>
          <w:sz w:val="18"/>
          <w:szCs w:val="18"/>
        </w:rPr>
        <w:t>Gift is</w:t>
      </w:r>
      <w:proofErr w:type="gramEnd"/>
      <w:r w:rsidR="00E31150">
        <w:rPr>
          <w:sz w:val="18"/>
          <w:szCs w:val="18"/>
        </w:rPr>
        <w:t xml:space="preserve"> rarely used. </w:t>
      </w:r>
    </w:p>
    <w:p w14:paraId="24B2D227" w14:textId="5F6B284E" w:rsidR="00695739" w:rsidRPr="00695739" w:rsidRDefault="00695739" w:rsidP="00695739">
      <w:pPr>
        <w:pStyle w:val="ListParagraph"/>
        <w:spacing w:before="120" w:after="120"/>
        <w:ind w:left="288" w:firstLine="0"/>
        <w:jc w:val="both"/>
      </w:pPr>
      <w:ins w:id="115" w:author="Carlie Lopez" w:date="2025-04-03T14:57:00Z" w16du:dateUtc="2025-04-03T18:57:00Z">
        <w:r>
          <w:t>Step 7. Commercial Invoice</w:t>
        </w:r>
      </w:ins>
    </w:p>
    <w:p w14:paraId="0B857588" w14:textId="0D4D4F05" w:rsidR="00BA25C6" w:rsidRDefault="00BA25C6" w:rsidP="004217CF">
      <w:pPr>
        <w:pStyle w:val="ListParagraph"/>
        <w:spacing w:before="120" w:after="120"/>
        <w:ind w:left="288" w:firstLine="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In Invoice for Customs dropdown, </w:t>
      </w:r>
      <w:r w:rsidR="00BE36E6">
        <w:rPr>
          <w:sz w:val="18"/>
          <w:szCs w:val="18"/>
        </w:rPr>
        <w:t xml:space="preserve">pick “I want </w:t>
      </w:r>
      <w:r w:rsidR="0011412C">
        <w:rPr>
          <w:sz w:val="18"/>
          <w:szCs w:val="18"/>
        </w:rPr>
        <w:t>FedEx to create a commercial invoice”</w:t>
      </w:r>
      <w:r w:rsidR="00904E4B">
        <w:rPr>
          <w:sz w:val="18"/>
          <w:szCs w:val="18"/>
        </w:rPr>
        <w:t>.</w:t>
      </w:r>
      <w:r w:rsidR="004A430A">
        <w:rPr>
          <w:sz w:val="18"/>
          <w:szCs w:val="18"/>
        </w:rPr>
        <w:t xml:space="preserve"> </w:t>
      </w:r>
      <w:r w:rsidR="00502248">
        <w:rPr>
          <w:sz w:val="18"/>
          <w:szCs w:val="18"/>
        </w:rPr>
        <w:t>In Terms of Sale</w:t>
      </w:r>
      <w:r w:rsidR="00AD3B81">
        <w:rPr>
          <w:sz w:val="18"/>
          <w:szCs w:val="18"/>
        </w:rPr>
        <w:t xml:space="preserve"> </w:t>
      </w:r>
      <w:proofErr w:type="gramStart"/>
      <w:r w:rsidR="00AD3B81">
        <w:rPr>
          <w:sz w:val="18"/>
          <w:szCs w:val="18"/>
        </w:rPr>
        <w:t>field</w:t>
      </w:r>
      <w:proofErr w:type="gramEnd"/>
      <w:r w:rsidR="007439A4">
        <w:rPr>
          <w:sz w:val="18"/>
          <w:szCs w:val="18"/>
        </w:rPr>
        <w:t xml:space="preserve"> which is usually EXW</w:t>
      </w:r>
      <w:r w:rsidR="00502248">
        <w:rPr>
          <w:sz w:val="18"/>
          <w:szCs w:val="18"/>
        </w:rPr>
        <w:t xml:space="preserve">, fill in the </w:t>
      </w:r>
      <w:r w:rsidR="00487193">
        <w:rPr>
          <w:sz w:val="18"/>
          <w:szCs w:val="18"/>
        </w:rPr>
        <w:t xml:space="preserve">actual </w:t>
      </w:r>
      <w:r w:rsidR="00502248">
        <w:rPr>
          <w:sz w:val="18"/>
          <w:szCs w:val="18"/>
        </w:rPr>
        <w:t xml:space="preserve">value from Order Confirmation </w:t>
      </w:r>
      <w:r w:rsidR="00BB082F">
        <w:rPr>
          <w:sz w:val="18"/>
          <w:szCs w:val="18"/>
        </w:rPr>
        <w:t>documen</w:t>
      </w:r>
      <w:r w:rsidR="00783E9E">
        <w:rPr>
          <w:sz w:val="18"/>
          <w:szCs w:val="18"/>
        </w:rPr>
        <w:t xml:space="preserve">t; </w:t>
      </w:r>
      <w:r w:rsidR="00927212">
        <w:rPr>
          <w:sz w:val="18"/>
          <w:szCs w:val="18"/>
        </w:rPr>
        <w:t>In Declaration Statement</w:t>
      </w:r>
      <w:r w:rsidR="00AD3B81">
        <w:rPr>
          <w:sz w:val="18"/>
          <w:szCs w:val="18"/>
        </w:rPr>
        <w:t xml:space="preserve"> field</w:t>
      </w:r>
      <w:r w:rsidR="00927212">
        <w:rPr>
          <w:sz w:val="18"/>
          <w:szCs w:val="18"/>
        </w:rPr>
        <w:t>, fill in “</w:t>
      </w:r>
      <w:r w:rsidR="00CA26CB" w:rsidRPr="00487193">
        <w:rPr>
          <w:b/>
          <w:bCs/>
          <w:i/>
          <w:iCs/>
          <w:sz w:val="18"/>
          <w:szCs w:val="18"/>
        </w:rPr>
        <w:t>End</w:t>
      </w:r>
      <w:r w:rsidR="00507D97" w:rsidRPr="00487193">
        <w:rPr>
          <w:b/>
          <w:bCs/>
          <w:i/>
          <w:iCs/>
          <w:sz w:val="18"/>
          <w:szCs w:val="18"/>
        </w:rPr>
        <w:t xml:space="preserve"> Use: research use only, not to be used on animal or human</w:t>
      </w:r>
      <w:r w:rsidR="00E44DAC" w:rsidRPr="00487193">
        <w:rPr>
          <w:b/>
          <w:bCs/>
          <w:i/>
          <w:iCs/>
          <w:sz w:val="18"/>
          <w:szCs w:val="18"/>
        </w:rPr>
        <w:t xml:space="preserve"> subjects. Country of Origin/Manufacture: USA</w:t>
      </w:r>
      <w:r w:rsidR="00C45902" w:rsidRPr="00487193">
        <w:rPr>
          <w:b/>
          <w:bCs/>
          <w:i/>
          <w:iCs/>
          <w:sz w:val="18"/>
          <w:szCs w:val="18"/>
        </w:rPr>
        <w:t xml:space="preserve">. </w:t>
      </w:r>
      <w:r w:rsidR="007C0A06" w:rsidRPr="00487193">
        <w:rPr>
          <w:b/>
          <w:bCs/>
          <w:i/>
          <w:iCs/>
          <w:sz w:val="18"/>
          <w:szCs w:val="18"/>
        </w:rPr>
        <w:t>Manufactured from non-animal source, BSE/TSE free</w:t>
      </w:r>
      <w:r w:rsidR="007C0A06" w:rsidRPr="00487193">
        <w:rPr>
          <w:b/>
          <w:bCs/>
          <w:sz w:val="18"/>
          <w:szCs w:val="18"/>
        </w:rPr>
        <w:t>.</w:t>
      </w:r>
      <w:r w:rsidR="00E44DAC">
        <w:rPr>
          <w:sz w:val="18"/>
          <w:szCs w:val="18"/>
        </w:rPr>
        <w:t>”</w:t>
      </w:r>
      <w:r w:rsidR="00647CEC">
        <w:rPr>
          <w:sz w:val="18"/>
          <w:szCs w:val="18"/>
        </w:rPr>
        <w:t>.</w:t>
      </w:r>
      <w:r w:rsidR="00904E4B">
        <w:rPr>
          <w:sz w:val="18"/>
          <w:szCs w:val="18"/>
        </w:rPr>
        <w:t xml:space="preserve"> Check Attach Trade Documents Electronically</w:t>
      </w:r>
      <w:r w:rsidR="00CA22E9">
        <w:rPr>
          <w:sz w:val="18"/>
          <w:szCs w:val="18"/>
        </w:rPr>
        <w:t xml:space="preserve"> box.</w:t>
      </w:r>
    </w:p>
    <w:p w14:paraId="60663BD0" w14:textId="046861AD" w:rsidR="00AD1E70" w:rsidRDefault="00AD5A1B" w:rsidP="004217CF">
      <w:pPr>
        <w:pStyle w:val="ListParagraph"/>
        <w:spacing w:before="120" w:after="120"/>
        <w:ind w:left="288" w:firstLine="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In Additional Documents, upload as needed other documents to </w:t>
      </w:r>
      <w:r w:rsidR="00BA69F8">
        <w:rPr>
          <w:sz w:val="18"/>
          <w:szCs w:val="18"/>
        </w:rPr>
        <w:t>facilitate</w:t>
      </w:r>
      <w:r w:rsidR="00856BB6">
        <w:rPr>
          <w:sz w:val="18"/>
          <w:szCs w:val="18"/>
        </w:rPr>
        <w:t xml:space="preserve"> custom clearance.</w:t>
      </w:r>
    </w:p>
    <w:p w14:paraId="07BE3B03" w14:textId="51D113E6" w:rsidR="008F3BA6" w:rsidRDefault="008F3BA6" w:rsidP="004217CF">
      <w:pPr>
        <w:pStyle w:val="ListParagraph"/>
        <w:spacing w:before="120" w:after="120"/>
        <w:ind w:left="288" w:firstLine="0"/>
        <w:jc w:val="both"/>
        <w:rPr>
          <w:sz w:val="18"/>
          <w:szCs w:val="18"/>
        </w:rPr>
      </w:pPr>
      <w:r>
        <w:rPr>
          <w:sz w:val="18"/>
          <w:szCs w:val="18"/>
        </w:rPr>
        <w:t>In Letterhead and Signature, the</w:t>
      </w:r>
      <w:r w:rsidR="0019615A">
        <w:rPr>
          <w:sz w:val="18"/>
          <w:szCs w:val="18"/>
        </w:rPr>
        <w:t>se should already be filled out.</w:t>
      </w:r>
    </w:p>
    <w:p w14:paraId="4A751ED7" w14:textId="5B44B107" w:rsidR="0019615A" w:rsidRDefault="00AD0196" w:rsidP="004217CF">
      <w:pPr>
        <w:pStyle w:val="ListParagraph"/>
        <w:spacing w:before="120" w:after="120"/>
        <w:ind w:left="288" w:firstLine="0"/>
        <w:jc w:val="both"/>
        <w:rPr>
          <w:sz w:val="18"/>
          <w:szCs w:val="18"/>
        </w:rPr>
      </w:pPr>
      <w:r>
        <w:rPr>
          <w:sz w:val="18"/>
          <w:szCs w:val="18"/>
        </w:rPr>
        <w:t>Check</w:t>
      </w:r>
      <w:r w:rsidR="0019615A">
        <w:rPr>
          <w:sz w:val="18"/>
          <w:szCs w:val="18"/>
        </w:rPr>
        <w:t xml:space="preserve"> </w:t>
      </w:r>
      <w:r w:rsidR="00F76AD4">
        <w:rPr>
          <w:sz w:val="18"/>
          <w:szCs w:val="18"/>
        </w:rPr>
        <w:t xml:space="preserve">The Sold-to Party is </w:t>
      </w:r>
      <w:r w:rsidR="00AF2BA9">
        <w:rPr>
          <w:sz w:val="18"/>
          <w:szCs w:val="18"/>
        </w:rPr>
        <w:t>N</w:t>
      </w:r>
      <w:r w:rsidR="00F76AD4">
        <w:rPr>
          <w:sz w:val="18"/>
          <w:szCs w:val="18"/>
        </w:rPr>
        <w:t xml:space="preserve">ot </w:t>
      </w:r>
      <w:proofErr w:type="gramStart"/>
      <w:r w:rsidR="00AF2BA9">
        <w:rPr>
          <w:sz w:val="18"/>
          <w:szCs w:val="18"/>
        </w:rPr>
        <w:t>T</w:t>
      </w:r>
      <w:r w:rsidR="00F76AD4">
        <w:rPr>
          <w:sz w:val="18"/>
          <w:szCs w:val="18"/>
        </w:rPr>
        <w:t>he</w:t>
      </w:r>
      <w:proofErr w:type="gramEnd"/>
      <w:r w:rsidR="00F76AD4">
        <w:rPr>
          <w:sz w:val="18"/>
          <w:szCs w:val="18"/>
        </w:rPr>
        <w:t xml:space="preserve"> </w:t>
      </w:r>
      <w:r w:rsidR="00AF2BA9">
        <w:rPr>
          <w:sz w:val="18"/>
          <w:szCs w:val="18"/>
        </w:rPr>
        <w:t>C</w:t>
      </w:r>
      <w:r w:rsidR="00F76AD4">
        <w:rPr>
          <w:sz w:val="18"/>
          <w:szCs w:val="18"/>
        </w:rPr>
        <w:t>onsignee</w:t>
      </w:r>
      <w:r>
        <w:rPr>
          <w:sz w:val="18"/>
          <w:szCs w:val="18"/>
        </w:rPr>
        <w:t xml:space="preserve"> box</w:t>
      </w:r>
      <w:r w:rsidR="00F76AD4">
        <w:rPr>
          <w:sz w:val="18"/>
          <w:szCs w:val="18"/>
        </w:rPr>
        <w:t xml:space="preserve"> </w:t>
      </w:r>
      <w:r w:rsidR="005F1CED">
        <w:rPr>
          <w:sz w:val="18"/>
          <w:szCs w:val="18"/>
        </w:rPr>
        <w:t xml:space="preserve">only </w:t>
      </w:r>
      <w:r w:rsidR="00F76AD4">
        <w:rPr>
          <w:sz w:val="18"/>
          <w:szCs w:val="18"/>
        </w:rPr>
        <w:t xml:space="preserve">if customer </w:t>
      </w:r>
      <w:r w:rsidR="00CF11C2">
        <w:rPr>
          <w:sz w:val="18"/>
          <w:szCs w:val="18"/>
        </w:rPr>
        <w:t>instructs shipping to their CRO</w:t>
      </w:r>
      <w:r w:rsidR="005F1CED">
        <w:rPr>
          <w:sz w:val="18"/>
          <w:szCs w:val="18"/>
        </w:rPr>
        <w:t xml:space="preserve"> directly</w:t>
      </w:r>
      <w:r w:rsidR="00CF11C2">
        <w:rPr>
          <w:sz w:val="18"/>
          <w:szCs w:val="18"/>
        </w:rPr>
        <w:t xml:space="preserve">. </w:t>
      </w:r>
      <w:r w:rsidR="00A3622D">
        <w:rPr>
          <w:sz w:val="18"/>
          <w:szCs w:val="18"/>
        </w:rPr>
        <w:t xml:space="preserve">Pick from </w:t>
      </w:r>
      <w:r w:rsidR="007E1097">
        <w:rPr>
          <w:sz w:val="18"/>
          <w:szCs w:val="18"/>
        </w:rPr>
        <w:t>S</w:t>
      </w:r>
      <w:r w:rsidR="00A3622D">
        <w:rPr>
          <w:sz w:val="18"/>
          <w:szCs w:val="18"/>
        </w:rPr>
        <w:t xml:space="preserve">earch </w:t>
      </w:r>
      <w:r w:rsidR="00867798">
        <w:rPr>
          <w:sz w:val="18"/>
          <w:szCs w:val="18"/>
        </w:rPr>
        <w:t>i</w:t>
      </w:r>
      <w:r w:rsidR="00A3622D">
        <w:rPr>
          <w:sz w:val="18"/>
          <w:szCs w:val="18"/>
        </w:rPr>
        <w:t xml:space="preserve">n </w:t>
      </w:r>
      <w:r w:rsidR="007E1097">
        <w:rPr>
          <w:sz w:val="18"/>
          <w:szCs w:val="18"/>
        </w:rPr>
        <w:t>A</w:t>
      </w:r>
      <w:r w:rsidR="00A3622D">
        <w:rPr>
          <w:sz w:val="18"/>
          <w:szCs w:val="18"/>
        </w:rPr>
        <w:t xml:space="preserve">ddress </w:t>
      </w:r>
      <w:r w:rsidR="007E1097">
        <w:rPr>
          <w:sz w:val="18"/>
          <w:szCs w:val="18"/>
        </w:rPr>
        <w:t>B</w:t>
      </w:r>
      <w:r w:rsidR="00A3622D">
        <w:rPr>
          <w:sz w:val="18"/>
          <w:szCs w:val="18"/>
        </w:rPr>
        <w:t xml:space="preserve">ook or fill in customer’s information here. </w:t>
      </w:r>
      <w:r w:rsidR="00FF3160">
        <w:rPr>
          <w:sz w:val="18"/>
          <w:szCs w:val="18"/>
        </w:rPr>
        <w:t xml:space="preserve">If </w:t>
      </w:r>
      <w:r w:rsidR="00E163E2">
        <w:rPr>
          <w:sz w:val="18"/>
          <w:szCs w:val="18"/>
        </w:rPr>
        <w:t xml:space="preserve">this is </w:t>
      </w:r>
      <w:r w:rsidR="009D2991">
        <w:rPr>
          <w:sz w:val="18"/>
          <w:szCs w:val="18"/>
        </w:rPr>
        <w:t xml:space="preserve">a </w:t>
      </w:r>
      <w:r w:rsidR="00E163E2">
        <w:rPr>
          <w:sz w:val="18"/>
          <w:szCs w:val="18"/>
        </w:rPr>
        <w:t>new customer, check Save as New Contact in Central Address Book.</w:t>
      </w:r>
    </w:p>
    <w:p w14:paraId="7B2643A1" w14:textId="09FCB6E3" w:rsidR="00E163E2" w:rsidRPr="00DD51C6" w:rsidRDefault="00E163E2" w:rsidP="004217CF">
      <w:pPr>
        <w:pStyle w:val="ListParagraph"/>
        <w:spacing w:before="120" w:after="120"/>
        <w:ind w:left="288" w:firstLine="0"/>
        <w:jc w:val="both"/>
      </w:pPr>
      <w:r>
        <w:rPr>
          <w:sz w:val="18"/>
          <w:szCs w:val="18"/>
        </w:rPr>
        <w:t>The Originator is Different from the Shipper</w:t>
      </w:r>
      <w:r w:rsidR="00410383">
        <w:rPr>
          <w:sz w:val="18"/>
          <w:szCs w:val="18"/>
        </w:rPr>
        <w:t xml:space="preserve"> box</w:t>
      </w:r>
      <w:r>
        <w:rPr>
          <w:sz w:val="18"/>
          <w:szCs w:val="18"/>
        </w:rPr>
        <w:t xml:space="preserve"> </w:t>
      </w:r>
      <w:r w:rsidR="00867798">
        <w:rPr>
          <w:sz w:val="18"/>
          <w:szCs w:val="18"/>
        </w:rPr>
        <w:t>is rarely checked.</w:t>
      </w:r>
    </w:p>
    <w:p w14:paraId="6FBE53F8" w14:textId="0FFA8CC4" w:rsidR="7145048D" w:rsidRDefault="00D20514" w:rsidP="00AA716F">
      <w:pPr>
        <w:pStyle w:val="ListParagraph"/>
        <w:spacing w:before="120" w:after="120"/>
        <w:ind w:left="288" w:firstLine="0"/>
        <w:jc w:val="center"/>
      </w:pPr>
      <w:r w:rsidRPr="00D20514">
        <w:rPr>
          <w:noProof/>
          <w:sz w:val="18"/>
          <w:szCs w:val="18"/>
        </w:rPr>
        <w:drawing>
          <wp:inline distT="0" distB="0" distL="0" distR="0" wp14:anchorId="56D8BBE0" wp14:editId="6021919E">
            <wp:extent cx="4770389" cy="5308979"/>
            <wp:effectExtent l="0" t="0" r="0" b="0"/>
            <wp:docPr id="11171380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38054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5669" cy="541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7E847" w14:textId="736DFB09" w:rsidR="00091A2E" w:rsidRDefault="00CD54F4" w:rsidP="09A5A186">
      <w:pPr>
        <w:pStyle w:val="ListParagraph"/>
        <w:numPr>
          <w:ilvl w:val="2"/>
          <w:numId w:val="2"/>
        </w:numPr>
        <w:spacing w:before="120" w:after="120"/>
        <w:ind w:left="288" w:firstLine="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Step </w:t>
      </w:r>
      <w:ins w:id="116" w:author="Carlie Lopez" w:date="2025-04-03T14:58:00Z" w16du:dateUtc="2025-04-03T18:58:00Z">
        <w:r w:rsidR="00695739">
          <w:rPr>
            <w:sz w:val="18"/>
            <w:szCs w:val="18"/>
          </w:rPr>
          <w:t>8</w:t>
        </w:r>
      </w:ins>
      <w:r w:rsidR="004F12DC">
        <w:rPr>
          <w:sz w:val="18"/>
          <w:szCs w:val="18"/>
        </w:rPr>
        <w:t xml:space="preserve">: </w:t>
      </w:r>
      <w:r w:rsidR="394C7F88" w:rsidRPr="2EB1383F">
        <w:rPr>
          <w:sz w:val="18"/>
          <w:szCs w:val="18"/>
        </w:rPr>
        <w:t xml:space="preserve">Electronic Export </w:t>
      </w:r>
      <w:r w:rsidR="585CC9CC" w:rsidRPr="2EB1383F">
        <w:rPr>
          <w:sz w:val="18"/>
          <w:szCs w:val="18"/>
        </w:rPr>
        <w:t>Information (</w:t>
      </w:r>
      <w:r w:rsidR="394C7F88" w:rsidRPr="2EB1383F">
        <w:rPr>
          <w:sz w:val="18"/>
          <w:szCs w:val="18"/>
        </w:rPr>
        <w:t xml:space="preserve">EEI). </w:t>
      </w:r>
      <w:r w:rsidR="00FD2D0D">
        <w:rPr>
          <w:sz w:val="18"/>
          <w:szCs w:val="18"/>
        </w:rPr>
        <w:t>If the shipment is to Canada</w:t>
      </w:r>
      <w:r w:rsidR="00614DE5">
        <w:rPr>
          <w:sz w:val="18"/>
          <w:szCs w:val="18"/>
        </w:rPr>
        <w:t xml:space="preserve"> or </w:t>
      </w:r>
      <w:r w:rsidR="00F42475">
        <w:rPr>
          <w:sz w:val="18"/>
          <w:szCs w:val="18"/>
        </w:rPr>
        <w:t xml:space="preserve">to other countries </w:t>
      </w:r>
      <w:r w:rsidR="00614DE5">
        <w:rPr>
          <w:sz w:val="18"/>
          <w:szCs w:val="18"/>
        </w:rPr>
        <w:t>value</w:t>
      </w:r>
      <w:r w:rsidR="00F42475">
        <w:rPr>
          <w:sz w:val="18"/>
          <w:szCs w:val="18"/>
        </w:rPr>
        <w:t>d</w:t>
      </w:r>
      <w:r w:rsidR="00614DE5">
        <w:rPr>
          <w:sz w:val="18"/>
          <w:szCs w:val="18"/>
        </w:rPr>
        <w:t xml:space="preserve"> below $2,500</w:t>
      </w:r>
      <w:r w:rsidR="00F42475">
        <w:rPr>
          <w:sz w:val="18"/>
          <w:szCs w:val="18"/>
        </w:rPr>
        <w:t xml:space="preserve"> excluding shipping and tax cost</w:t>
      </w:r>
      <w:r w:rsidR="00614DE5">
        <w:rPr>
          <w:sz w:val="18"/>
          <w:szCs w:val="18"/>
        </w:rPr>
        <w:t xml:space="preserve">, select No EEI/SED required, select </w:t>
      </w:r>
      <w:r w:rsidR="00091A2E">
        <w:rPr>
          <w:sz w:val="18"/>
          <w:szCs w:val="18"/>
        </w:rPr>
        <w:t xml:space="preserve">No EEI 30.36 (Canada exemption) and </w:t>
      </w:r>
      <w:r w:rsidR="00614DE5">
        <w:rPr>
          <w:sz w:val="18"/>
          <w:szCs w:val="18"/>
        </w:rPr>
        <w:t>No EEI 30.37(a)</w:t>
      </w:r>
      <w:r w:rsidR="00091A2E">
        <w:rPr>
          <w:sz w:val="18"/>
          <w:szCs w:val="18"/>
        </w:rPr>
        <w:t xml:space="preserve"> (below $2,500 exemption)</w:t>
      </w:r>
      <w:r w:rsidR="00614DE5">
        <w:rPr>
          <w:sz w:val="18"/>
          <w:szCs w:val="18"/>
        </w:rPr>
        <w:t xml:space="preserve"> in FTR Exemption No</w:t>
      </w:r>
      <w:r w:rsidR="00EB54E3">
        <w:rPr>
          <w:sz w:val="18"/>
          <w:szCs w:val="18"/>
        </w:rPr>
        <w:t xml:space="preserve">. </w:t>
      </w:r>
      <w:r w:rsidR="00DF3E53">
        <w:rPr>
          <w:sz w:val="18"/>
          <w:szCs w:val="18"/>
        </w:rPr>
        <w:t>Select D</w:t>
      </w:r>
      <w:r w:rsidR="00D05BDA">
        <w:rPr>
          <w:sz w:val="18"/>
          <w:szCs w:val="18"/>
        </w:rPr>
        <w:t xml:space="preserve">epartment </w:t>
      </w:r>
      <w:r w:rsidR="00995660">
        <w:rPr>
          <w:sz w:val="18"/>
          <w:szCs w:val="18"/>
        </w:rPr>
        <w:t>o</w:t>
      </w:r>
      <w:r w:rsidR="00D05BDA">
        <w:rPr>
          <w:sz w:val="18"/>
          <w:szCs w:val="18"/>
        </w:rPr>
        <w:t xml:space="preserve">f </w:t>
      </w:r>
      <w:r w:rsidR="00DF3E53">
        <w:rPr>
          <w:sz w:val="18"/>
          <w:szCs w:val="18"/>
        </w:rPr>
        <w:t>C</w:t>
      </w:r>
      <w:r w:rsidR="00D05BDA">
        <w:rPr>
          <w:sz w:val="18"/>
          <w:szCs w:val="18"/>
        </w:rPr>
        <w:t>ommerce</w:t>
      </w:r>
      <w:r w:rsidR="00DF3E53">
        <w:rPr>
          <w:sz w:val="18"/>
          <w:szCs w:val="18"/>
        </w:rPr>
        <w:t xml:space="preserve"> for DCS Type.</w:t>
      </w:r>
    </w:p>
    <w:p w14:paraId="5B792F37" w14:textId="1E8938AD" w:rsidR="00E26DCD" w:rsidRDefault="00E26DCD" w:rsidP="00E26DCD">
      <w:pPr>
        <w:pStyle w:val="ListParagraph"/>
        <w:spacing w:before="120" w:after="120"/>
        <w:ind w:left="288" w:firstLine="0"/>
        <w:jc w:val="both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If </w:t>
      </w:r>
      <w:r w:rsidR="009B58F2">
        <w:rPr>
          <w:sz w:val="18"/>
          <w:szCs w:val="18"/>
        </w:rPr>
        <w:t xml:space="preserve">EEI/SED is required, select I Have Already Filled or Will Fill Using AES. </w:t>
      </w:r>
      <w:r w:rsidR="00CD0AF8">
        <w:rPr>
          <w:sz w:val="18"/>
          <w:szCs w:val="18"/>
        </w:rPr>
        <w:t>Select Pre-Departure ITN</w:t>
      </w:r>
      <w:r w:rsidR="00F93E68">
        <w:rPr>
          <w:sz w:val="18"/>
          <w:szCs w:val="18"/>
        </w:rPr>
        <w:t xml:space="preserve"> for </w:t>
      </w:r>
      <w:r w:rsidR="00F35EBA">
        <w:rPr>
          <w:sz w:val="18"/>
          <w:szCs w:val="18"/>
        </w:rPr>
        <w:t>AES Citation Type</w:t>
      </w:r>
      <w:r w:rsidR="00CD0AF8">
        <w:rPr>
          <w:sz w:val="18"/>
          <w:szCs w:val="18"/>
        </w:rPr>
        <w:t>. Fill in AES Citation number generated from SC001. Select Department of Commerce for DCS Type.</w:t>
      </w:r>
    </w:p>
    <w:p w14:paraId="79A1F032" w14:textId="77777777" w:rsidR="00972583" w:rsidRDefault="00870A59" w:rsidP="00870A59">
      <w:pPr>
        <w:pStyle w:val="ListParagraph"/>
        <w:spacing w:before="120" w:after="120"/>
        <w:ind w:left="288" w:firstLine="0"/>
        <w:jc w:val="center"/>
        <w:rPr>
          <w:noProof/>
        </w:rPr>
      </w:pPr>
      <w:r w:rsidRPr="00870A59">
        <w:rPr>
          <w:noProof/>
          <w:sz w:val="18"/>
          <w:szCs w:val="18"/>
        </w:rPr>
        <w:drawing>
          <wp:inline distT="0" distB="0" distL="0" distR="0" wp14:anchorId="0BCA6320" wp14:editId="3FA10BE2">
            <wp:extent cx="5280046" cy="2470245"/>
            <wp:effectExtent l="0" t="0" r="0" b="0"/>
            <wp:docPr id="20194614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61471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87427" cy="252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77B2" w:rsidRPr="007A77B2">
        <w:rPr>
          <w:noProof/>
        </w:rPr>
        <w:t xml:space="preserve"> </w:t>
      </w:r>
    </w:p>
    <w:p w14:paraId="7A14041D" w14:textId="2051B538" w:rsidR="00870A59" w:rsidRDefault="007A77B2" w:rsidP="00870A59">
      <w:pPr>
        <w:pStyle w:val="ListParagraph"/>
        <w:spacing w:before="120" w:after="120"/>
        <w:ind w:left="288" w:firstLine="0"/>
        <w:jc w:val="center"/>
        <w:rPr>
          <w:sz w:val="18"/>
          <w:szCs w:val="18"/>
        </w:rPr>
      </w:pPr>
      <w:r w:rsidRPr="007A77B2">
        <w:rPr>
          <w:noProof/>
          <w:sz w:val="18"/>
          <w:szCs w:val="18"/>
        </w:rPr>
        <w:drawing>
          <wp:inline distT="0" distB="0" distL="0" distR="0" wp14:anchorId="498F3273" wp14:editId="53D4C171">
            <wp:extent cx="5273090" cy="3323230"/>
            <wp:effectExtent l="0" t="0" r="0" b="0"/>
            <wp:docPr id="21152725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72569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69748" cy="3384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D7297" w14:textId="170800F9" w:rsidR="000B6A68" w:rsidRDefault="001B3C9F" w:rsidP="2EB1383F">
      <w:pPr>
        <w:pStyle w:val="ListParagraph"/>
        <w:numPr>
          <w:ilvl w:val="2"/>
          <w:numId w:val="2"/>
        </w:numPr>
        <w:spacing w:before="120" w:after="120"/>
        <w:ind w:left="288" w:firstLine="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Step </w:t>
      </w:r>
      <w:ins w:id="117" w:author="Carlie Lopez" w:date="2025-04-03T14:58:00Z" w16du:dateUtc="2025-04-03T18:58:00Z">
        <w:r w:rsidR="00695739">
          <w:rPr>
            <w:sz w:val="18"/>
            <w:szCs w:val="18"/>
          </w:rPr>
          <w:t>9</w:t>
        </w:r>
      </w:ins>
      <w:r>
        <w:rPr>
          <w:sz w:val="18"/>
          <w:szCs w:val="18"/>
        </w:rPr>
        <w:t xml:space="preserve">: Service details. </w:t>
      </w:r>
      <w:r w:rsidR="006E60CC">
        <w:rPr>
          <w:sz w:val="18"/>
          <w:szCs w:val="18"/>
        </w:rPr>
        <w:t xml:space="preserve">Select </w:t>
      </w:r>
      <w:r w:rsidR="000B6A68">
        <w:rPr>
          <w:sz w:val="18"/>
          <w:szCs w:val="18"/>
        </w:rPr>
        <w:t>Ship Date and Service Type.</w:t>
      </w:r>
      <w:r w:rsidR="009A037A">
        <w:rPr>
          <w:sz w:val="18"/>
          <w:szCs w:val="18"/>
        </w:rPr>
        <w:t xml:space="preserve"> </w:t>
      </w:r>
      <w:ins w:id="118" w:author="Carlie Lopez" w:date="2025-04-03T15:00:00Z" w16du:dateUtc="2025-04-03T19:00:00Z">
        <w:r w:rsidR="00695739">
          <w:rPr>
            <w:sz w:val="18"/>
            <w:szCs w:val="18"/>
          </w:rPr>
          <w:t xml:space="preserve">Some clients will request to use a designated Broker.  In this case, </w:t>
        </w:r>
      </w:ins>
      <w:r w:rsidR="009A037A">
        <w:rPr>
          <w:sz w:val="18"/>
          <w:szCs w:val="18"/>
        </w:rPr>
        <w:t>Under Service Options</w:t>
      </w:r>
      <w:r w:rsidR="005B48A5">
        <w:rPr>
          <w:sz w:val="18"/>
          <w:szCs w:val="18"/>
        </w:rPr>
        <w:t>, check Broker Select</w:t>
      </w:r>
      <w:del w:id="119" w:author="Carlie Lopez" w:date="2025-04-03T15:00:00Z" w16du:dateUtc="2025-04-03T19:00:00Z">
        <w:r w:rsidR="005B48A5" w:rsidDel="00695739">
          <w:rPr>
            <w:sz w:val="18"/>
            <w:szCs w:val="18"/>
          </w:rPr>
          <w:delText xml:space="preserve"> if the recipient or customer has a designed broker to help custom clearance</w:delText>
        </w:r>
      </w:del>
      <w:r w:rsidR="005B48A5">
        <w:rPr>
          <w:sz w:val="18"/>
          <w:szCs w:val="18"/>
        </w:rPr>
        <w:t xml:space="preserve">. </w:t>
      </w:r>
      <w:r w:rsidR="009870C5">
        <w:rPr>
          <w:sz w:val="18"/>
          <w:szCs w:val="18"/>
        </w:rPr>
        <w:t xml:space="preserve">Otherwise leave this unchecked so that FedEx will be default broker for custom clearance. </w:t>
      </w:r>
      <w:r w:rsidR="001101DE">
        <w:rPr>
          <w:sz w:val="18"/>
          <w:szCs w:val="18"/>
        </w:rPr>
        <w:t xml:space="preserve">Under Additional Options, fill in Shipment Reference </w:t>
      </w:r>
      <w:r w:rsidR="00D04A30">
        <w:rPr>
          <w:sz w:val="18"/>
          <w:szCs w:val="18"/>
        </w:rPr>
        <w:t xml:space="preserve">field with Synoligo Order Number or leave blank </w:t>
      </w:r>
      <w:r w:rsidR="00B27406">
        <w:rPr>
          <w:sz w:val="18"/>
          <w:szCs w:val="18"/>
        </w:rPr>
        <w:t>if ship to non-customer recipients; fill in PO No</w:t>
      </w:r>
      <w:r w:rsidR="001C1EE7">
        <w:rPr>
          <w:sz w:val="18"/>
          <w:szCs w:val="18"/>
        </w:rPr>
        <w:t xml:space="preserve"> field with Customer PO No. for customer order or Synoligo PO number for </w:t>
      </w:r>
      <w:r w:rsidR="00157FC4">
        <w:rPr>
          <w:sz w:val="18"/>
          <w:szCs w:val="18"/>
        </w:rPr>
        <w:t xml:space="preserve">Synoligo-selected testing facilities or leave blank for all others. </w:t>
      </w:r>
    </w:p>
    <w:p w14:paraId="14FC6D9F" w14:textId="76C47E06" w:rsidR="00660BEF" w:rsidRDefault="00660BEF" w:rsidP="00660BEF">
      <w:pPr>
        <w:pStyle w:val="ListParagraph"/>
        <w:spacing w:before="120" w:after="120"/>
        <w:ind w:left="288" w:firstLine="0"/>
        <w:jc w:val="center"/>
        <w:rPr>
          <w:sz w:val="18"/>
          <w:szCs w:val="18"/>
        </w:rPr>
      </w:pPr>
      <w:r w:rsidRPr="00660BEF">
        <w:rPr>
          <w:noProof/>
          <w:sz w:val="18"/>
          <w:szCs w:val="18"/>
        </w:rPr>
        <w:lastRenderedPageBreak/>
        <w:drawing>
          <wp:inline distT="0" distB="0" distL="0" distR="0" wp14:anchorId="6B23AF60" wp14:editId="370BCE42">
            <wp:extent cx="4197887" cy="6714698"/>
            <wp:effectExtent l="0" t="0" r="0" b="0"/>
            <wp:docPr id="7971019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01913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07375" cy="672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84B27" w14:textId="4519DE6A" w:rsidR="001101DE" w:rsidRDefault="000B6A68" w:rsidP="2EB1383F">
      <w:pPr>
        <w:pStyle w:val="ListParagraph"/>
        <w:numPr>
          <w:ilvl w:val="2"/>
          <w:numId w:val="2"/>
        </w:numPr>
        <w:spacing w:before="120" w:after="120"/>
        <w:ind w:left="288" w:firstLine="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Step 9: </w:t>
      </w:r>
      <w:r w:rsidR="00084FCA">
        <w:rPr>
          <w:sz w:val="18"/>
          <w:szCs w:val="18"/>
        </w:rPr>
        <w:t>Pickup/drop</w:t>
      </w:r>
      <w:r w:rsidR="00A02605">
        <w:rPr>
          <w:sz w:val="18"/>
          <w:szCs w:val="18"/>
        </w:rPr>
        <w:t xml:space="preserve">-off. </w:t>
      </w:r>
      <w:r w:rsidR="005B5474">
        <w:rPr>
          <w:sz w:val="18"/>
          <w:szCs w:val="18"/>
        </w:rPr>
        <w:t>Select the corresponding options as needed.</w:t>
      </w:r>
    </w:p>
    <w:p w14:paraId="31E4A1D2" w14:textId="33AE0EA2" w:rsidR="005B5474" w:rsidRDefault="005B5474" w:rsidP="2EB1383F">
      <w:pPr>
        <w:pStyle w:val="ListParagraph"/>
        <w:numPr>
          <w:ilvl w:val="2"/>
          <w:numId w:val="2"/>
        </w:numPr>
        <w:spacing w:before="120" w:after="120"/>
        <w:ind w:left="288" w:firstLine="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Step 10: Billing Details. </w:t>
      </w:r>
      <w:r w:rsidR="00AB6D4B">
        <w:rPr>
          <w:sz w:val="18"/>
          <w:szCs w:val="18"/>
        </w:rPr>
        <w:t xml:space="preserve">For Domestic </w:t>
      </w:r>
      <w:r w:rsidR="00676B58">
        <w:rPr>
          <w:sz w:val="18"/>
          <w:szCs w:val="18"/>
        </w:rPr>
        <w:t>shipments, s</w:t>
      </w:r>
      <w:r w:rsidR="00AB10DB">
        <w:rPr>
          <w:sz w:val="18"/>
          <w:szCs w:val="18"/>
        </w:rPr>
        <w:t xml:space="preserve">elect </w:t>
      </w:r>
      <w:r w:rsidR="00676B58">
        <w:rPr>
          <w:sz w:val="18"/>
          <w:szCs w:val="18"/>
        </w:rPr>
        <w:t>“</w:t>
      </w:r>
      <w:r w:rsidR="00AB10DB">
        <w:rPr>
          <w:sz w:val="18"/>
          <w:szCs w:val="18"/>
        </w:rPr>
        <w:t>my account</w:t>
      </w:r>
      <w:r w:rsidR="00676B58">
        <w:rPr>
          <w:sz w:val="18"/>
          <w:szCs w:val="18"/>
        </w:rPr>
        <w:t>”</w:t>
      </w:r>
      <w:r w:rsidR="00AB10DB">
        <w:rPr>
          <w:sz w:val="18"/>
          <w:szCs w:val="18"/>
        </w:rPr>
        <w:t xml:space="preserve"> for </w:t>
      </w:r>
      <w:r w:rsidR="00676B58">
        <w:rPr>
          <w:sz w:val="18"/>
          <w:szCs w:val="18"/>
        </w:rPr>
        <w:t>the “</w:t>
      </w:r>
      <w:r w:rsidR="00AB10DB">
        <w:rPr>
          <w:sz w:val="18"/>
          <w:szCs w:val="18"/>
        </w:rPr>
        <w:t>Bill Transpo</w:t>
      </w:r>
      <w:r w:rsidR="00172B0E">
        <w:rPr>
          <w:sz w:val="18"/>
          <w:szCs w:val="18"/>
        </w:rPr>
        <w:t>rtation Cost To</w:t>
      </w:r>
      <w:r w:rsidR="00676B58">
        <w:rPr>
          <w:sz w:val="18"/>
          <w:szCs w:val="18"/>
        </w:rPr>
        <w:t>”</w:t>
      </w:r>
      <w:r w:rsidR="00172B0E">
        <w:rPr>
          <w:sz w:val="18"/>
          <w:szCs w:val="18"/>
        </w:rPr>
        <w:t xml:space="preserve"> field</w:t>
      </w:r>
      <w:r w:rsidR="00676B58">
        <w:rPr>
          <w:sz w:val="18"/>
          <w:szCs w:val="18"/>
        </w:rPr>
        <w:t>,</w:t>
      </w:r>
      <w:r w:rsidR="00172B0E">
        <w:rPr>
          <w:sz w:val="18"/>
          <w:szCs w:val="18"/>
        </w:rPr>
        <w:t xml:space="preserve"> unless instructed otherwise. </w:t>
      </w:r>
      <w:del w:id="120" w:author="Carlie Lopez" w:date="2025-04-03T15:02:00Z" w16du:dateUtc="2025-04-03T19:02:00Z">
        <w:r w:rsidR="00172B0E" w:rsidDel="00184974">
          <w:rPr>
            <w:sz w:val="18"/>
            <w:szCs w:val="18"/>
          </w:rPr>
          <w:delText xml:space="preserve">Select </w:delText>
        </w:r>
        <w:r w:rsidR="001B3519" w:rsidDel="00184974">
          <w:rPr>
            <w:sz w:val="18"/>
            <w:szCs w:val="18"/>
          </w:rPr>
          <w:delText xml:space="preserve">Recipient </w:delText>
        </w:r>
        <w:r w:rsidR="00172B0E" w:rsidDel="00184974">
          <w:rPr>
            <w:sz w:val="18"/>
            <w:szCs w:val="18"/>
          </w:rPr>
          <w:delText xml:space="preserve">(if </w:delText>
        </w:r>
        <w:r w:rsidR="00BC1D4A" w:rsidDel="00184974">
          <w:rPr>
            <w:sz w:val="18"/>
            <w:szCs w:val="18"/>
          </w:rPr>
          <w:delText>ship to custom themselves</w:delText>
        </w:r>
        <w:r w:rsidR="00172B0E" w:rsidDel="00184974">
          <w:rPr>
            <w:sz w:val="18"/>
            <w:szCs w:val="18"/>
          </w:rPr>
          <w:delText>) or third party</w:delText>
        </w:r>
        <w:r w:rsidR="00BC1D4A" w:rsidDel="00184974">
          <w:rPr>
            <w:sz w:val="18"/>
            <w:szCs w:val="18"/>
          </w:rPr>
          <w:delText xml:space="preserve"> (if ship to custom-selected CRO</w:delText>
        </w:r>
        <w:r w:rsidR="0016091F" w:rsidDel="00184974">
          <w:rPr>
            <w:sz w:val="18"/>
            <w:szCs w:val="18"/>
          </w:rPr>
          <w:delText>, then use Customer’s FedEx account number</w:delText>
        </w:r>
        <w:r w:rsidR="00BC1D4A" w:rsidDel="00184974">
          <w:rPr>
            <w:sz w:val="18"/>
            <w:szCs w:val="18"/>
          </w:rPr>
          <w:delText>)</w:delText>
        </w:r>
        <w:r w:rsidR="00172B0E" w:rsidDel="00184974">
          <w:rPr>
            <w:sz w:val="18"/>
            <w:szCs w:val="18"/>
          </w:rPr>
          <w:delText xml:space="preserve"> </w:delText>
        </w:r>
        <w:r w:rsidR="0016091F" w:rsidDel="00184974">
          <w:rPr>
            <w:sz w:val="18"/>
            <w:szCs w:val="18"/>
          </w:rPr>
          <w:delText>or My Account</w:delText>
        </w:r>
        <w:r w:rsidR="001B3519" w:rsidDel="00184974">
          <w:rPr>
            <w:sz w:val="18"/>
            <w:szCs w:val="18"/>
          </w:rPr>
          <w:delText xml:space="preserve"> (if ship to Synoligo-selected test facility) </w:delText>
        </w:r>
        <w:r w:rsidR="00172B0E" w:rsidDel="00184974">
          <w:rPr>
            <w:sz w:val="18"/>
            <w:szCs w:val="18"/>
          </w:rPr>
          <w:delText>for Bill Duties, Taxes and Fees to field.</w:delText>
        </w:r>
      </w:del>
      <w:ins w:id="121" w:author="Carlie Lopez" w:date="2025-04-03T15:02:00Z" w16du:dateUtc="2025-04-03T19:02:00Z">
        <w:r w:rsidR="00184974">
          <w:rPr>
            <w:sz w:val="18"/>
            <w:szCs w:val="18"/>
          </w:rPr>
          <w:t xml:space="preserve">For International shipment, select “Recipient” </w:t>
        </w:r>
      </w:ins>
      <w:ins w:id="122" w:author="Carlie Lopez" w:date="2025-04-03T15:03:00Z" w16du:dateUtc="2025-04-03T19:03:00Z">
        <w:r w:rsidR="00184974">
          <w:rPr>
            <w:sz w:val="18"/>
            <w:szCs w:val="18"/>
          </w:rPr>
          <w:t>under</w:t>
        </w:r>
      </w:ins>
      <w:ins w:id="123" w:author="Carlie Lopez" w:date="2025-04-03T15:02:00Z" w16du:dateUtc="2025-04-03T19:02:00Z">
        <w:r w:rsidR="00184974">
          <w:rPr>
            <w:sz w:val="18"/>
            <w:szCs w:val="18"/>
          </w:rPr>
          <w:t xml:space="preserve"> the </w:t>
        </w:r>
      </w:ins>
      <w:ins w:id="124" w:author="Carlie Lopez" w:date="2025-04-03T15:03:00Z" w16du:dateUtc="2025-04-03T19:03:00Z">
        <w:r w:rsidR="00184974">
          <w:rPr>
            <w:sz w:val="18"/>
            <w:szCs w:val="18"/>
          </w:rPr>
          <w:t>“Bill Transportation Cost to” field, unless stated otherwise</w:t>
        </w:r>
      </w:ins>
      <w:del w:id="125" w:author="Carlie Lopez" w:date="2025-04-03T15:03:00Z" w16du:dateUtc="2025-04-03T19:03:00Z">
        <w:r w:rsidR="00172B0E" w:rsidDel="00184974">
          <w:rPr>
            <w:sz w:val="18"/>
            <w:szCs w:val="18"/>
          </w:rPr>
          <w:delText xml:space="preserve"> </w:delText>
        </w:r>
      </w:del>
    </w:p>
    <w:p w14:paraId="4D6999B6" w14:textId="33F1EC55" w:rsidR="003A1E66" w:rsidRDefault="003A1E66" w:rsidP="003A1E66">
      <w:pPr>
        <w:pStyle w:val="ListParagraph"/>
        <w:spacing w:before="120" w:after="120"/>
        <w:ind w:left="288" w:firstLine="0"/>
        <w:jc w:val="center"/>
        <w:rPr>
          <w:sz w:val="18"/>
          <w:szCs w:val="18"/>
        </w:rPr>
      </w:pPr>
      <w:r w:rsidRPr="003A1E66">
        <w:rPr>
          <w:noProof/>
          <w:sz w:val="18"/>
          <w:szCs w:val="18"/>
        </w:rPr>
        <w:lastRenderedPageBreak/>
        <w:drawing>
          <wp:inline distT="0" distB="0" distL="0" distR="0" wp14:anchorId="63044082" wp14:editId="2E439F8D">
            <wp:extent cx="4587250" cy="2408830"/>
            <wp:effectExtent l="0" t="0" r="0" b="0"/>
            <wp:docPr id="15590556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55635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06376" cy="241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37017" w14:textId="34681CC2" w:rsidR="00A15DFB" w:rsidRDefault="00AD5C9C" w:rsidP="014A4F33">
      <w:pPr>
        <w:pStyle w:val="ListParagraph"/>
        <w:numPr>
          <w:ilvl w:val="2"/>
          <w:numId w:val="2"/>
        </w:numPr>
        <w:spacing w:before="120" w:after="120"/>
        <w:ind w:left="288" w:firstLine="0"/>
        <w:jc w:val="both"/>
        <w:rPr>
          <w:sz w:val="18"/>
          <w:szCs w:val="18"/>
        </w:rPr>
      </w:pPr>
      <w:r>
        <w:rPr>
          <w:sz w:val="18"/>
          <w:szCs w:val="18"/>
        </w:rPr>
        <w:t>Step 11: Add Shipment Notification. Check A</w:t>
      </w:r>
      <w:r w:rsidR="41A6155C" w:rsidRPr="2EB1383F">
        <w:rPr>
          <w:sz w:val="18"/>
          <w:szCs w:val="18"/>
        </w:rPr>
        <w:t xml:space="preserve">dd </w:t>
      </w:r>
      <w:r>
        <w:rPr>
          <w:sz w:val="18"/>
          <w:szCs w:val="18"/>
        </w:rPr>
        <w:t>S</w:t>
      </w:r>
      <w:r w:rsidR="41A6155C" w:rsidRPr="2EB1383F">
        <w:rPr>
          <w:sz w:val="18"/>
          <w:szCs w:val="18"/>
        </w:rPr>
        <w:t>hipment n</w:t>
      </w:r>
      <w:r>
        <w:rPr>
          <w:sz w:val="18"/>
          <w:szCs w:val="18"/>
        </w:rPr>
        <w:t>ot</w:t>
      </w:r>
      <w:r w:rsidR="41A6155C" w:rsidRPr="2EB1383F">
        <w:rPr>
          <w:sz w:val="18"/>
          <w:szCs w:val="18"/>
        </w:rPr>
        <w:t>ification</w:t>
      </w:r>
      <w:r w:rsidR="006D45BB">
        <w:rPr>
          <w:sz w:val="18"/>
          <w:szCs w:val="18"/>
        </w:rPr>
        <w:t xml:space="preserve"> to </w:t>
      </w:r>
      <w:hyperlink r:id="rId28" w:history="1">
        <w:r w:rsidR="006D45BB" w:rsidRPr="007F2B4C">
          <w:rPr>
            <w:rStyle w:val="Hyperlink"/>
            <w:sz w:val="18"/>
            <w:szCs w:val="18"/>
          </w:rPr>
          <w:t>shipping@synoligo.com</w:t>
        </w:r>
      </w:hyperlink>
      <w:r w:rsidR="006D45BB">
        <w:rPr>
          <w:sz w:val="18"/>
          <w:szCs w:val="18"/>
        </w:rPr>
        <w:t xml:space="preserve"> and customer’s email.</w:t>
      </w:r>
    </w:p>
    <w:p w14:paraId="1880B034" w14:textId="04E2A195" w:rsidR="006D45BB" w:rsidRDefault="006D45BB" w:rsidP="014A4F33">
      <w:pPr>
        <w:pStyle w:val="ListParagraph"/>
        <w:numPr>
          <w:ilvl w:val="2"/>
          <w:numId w:val="2"/>
        </w:numPr>
        <w:spacing w:before="120" w:after="120"/>
        <w:ind w:left="288" w:firstLine="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Step 12: </w:t>
      </w:r>
      <w:r w:rsidR="007234BB">
        <w:rPr>
          <w:sz w:val="18"/>
          <w:szCs w:val="18"/>
        </w:rPr>
        <w:t>Click Finalize and Print</w:t>
      </w:r>
      <w:r w:rsidR="0082264C">
        <w:rPr>
          <w:sz w:val="18"/>
          <w:szCs w:val="18"/>
        </w:rPr>
        <w:t xml:space="preserve">. </w:t>
      </w:r>
    </w:p>
    <w:p w14:paraId="75D00D1B" w14:textId="0FD5FBB6" w:rsidR="00351C75" w:rsidRDefault="00F504AF" w:rsidP="00351C75">
      <w:pPr>
        <w:pStyle w:val="ListParagraph"/>
        <w:numPr>
          <w:ilvl w:val="2"/>
          <w:numId w:val="2"/>
        </w:numPr>
        <w:spacing w:before="120" w:after="120"/>
        <w:ind w:left="288" w:firstLine="0"/>
        <w:jc w:val="both"/>
        <w:rPr>
          <w:ins w:id="126" w:author="Carlie Lopez" w:date="2025-04-03T15:40:00Z" w16du:dateUtc="2025-04-03T19:40:00Z"/>
          <w:sz w:val="18"/>
          <w:szCs w:val="18"/>
        </w:rPr>
      </w:pPr>
      <w:r w:rsidRPr="00351C75">
        <w:rPr>
          <w:sz w:val="18"/>
          <w:szCs w:val="18"/>
        </w:rPr>
        <w:t xml:space="preserve">Step 13: </w:t>
      </w:r>
      <w:ins w:id="127" w:author="Carlie Lopez" w:date="2025-04-03T15:38:00Z" w16du:dateUtc="2025-04-03T19:38:00Z">
        <w:r w:rsidR="00351C75" w:rsidRPr="00351C75">
          <w:rPr>
            <w:sz w:val="18"/>
            <w:szCs w:val="18"/>
          </w:rPr>
          <w:t>On the finalized page, it’ll give you the o</w:t>
        </w:r>
      </w:ins>
      <w:ins w:id="128" w:author="Carlie Lopez" w:date="2025-04-03T15:39:00Z" w16du:dateUtc="2025-04-03T19:39:00Z">
        <w:r w:rsidR="00351C75" w:rsidRPr="00351C75">
          <w:rPr>
            <w:sz w:val="18"/>
            <w:szCs w:val="18"/>
          </w:rPr>
          <w:t xml:space="preserve">ption to download the transaction record and the commercial invoice.  Save these documents to its corresponding order folders and print out the commercial invoice to be attached to </w:t>
        </w:r>
        <w:r w:rsidR="00351C75" w:rsidRPr="00351C75">
          <w:rPr>
            <w:sz w:val="18"/>
            <w:szCs w:val="18"/>
            <w:rPrChange w:id="129" w:author="Carlie Lopez" w:date="2025-04-03T15:40:00Z" w16du:dateUtc="2025-04-03T19:40:00Z">
              <w:rPr/>
            </w:rPrChange>
          </w:rPr>
          <w:t xml:space="preserve">the package. </w:t>
        </w:r>
      </w:ins>
    </w:p>
    <w:p w14:paraId="6E84E765" w14:textId="77777777" w:rsidR="00351C75" w:rsidRPr="00351C75" w:rsidRDefault="00351C75">
      <w:pPr>
        <w:pStyle w:val="ListParagraph"/>
        <w:spacing w:before="120" w:after="120"/>
        <w:ind w:left="288" w:firstLine="0"/>
        <w:jc w:val="both"/>
        <w:rPr>
          <w:ins w:id="130" w:author="Carlie Lopez" w:date="2025-04-03T15:40:00Z" w16du:dateUtc="2025-04-03T19:40:00Z"/>
          <w:sz w:val="18"/>
          <w:szCs w:val="18"/>
          <w:rPrChange w:id="131" w:author="Carlie Lopez" w:date="2025-04-03T15:40:00Z" w16du:dateUtc="2025-04-03T19:40:00Z">
            <w:rPr>
              <w:ins w:id="132" w:author="Carlie Lopez" w:date="2025-04-03T15:40:00Z" w16du:dateUtc="2025-04-03T19:40:00Z"/>
            </w:rPr>
          </w:rPrChange>
        </w:rPr>
        <w:pPrChange w:id="133" w:author="Carlie Lopez" w:date="2025-04-03T15:40:00Z" w16du:dateUtc="2025-04-03T19:40:00Z">
          <w:pPr>
            <w:pStyle w:val="ListParagraph"/>
            <w:numPr>
              <w:ilvl w:val="2"/>
              <w:numId w:val="2"/>
            </w:numPr>
            <w:spacing w:before="120" w:after="120"/>
            <w:ind w:left="288" w:firstLine="0"/>
            <w:jc w:val="both"/>
          </w:pPr>
        </w:pPrChange>
      </w:pPr>
    </w:p>
    <w:p w14:paraId="25312F0E" w14:textId="3425F20D" w:rsidR="00F504AF" w:rsidRPr="00351C75" w:rsidRDefault="00351C75">
      <w:pPr>
        <w:pStyle w:val="ListParagraph"/>
        <w:numPr>
          <w:ilvl w:val="3"/>
          <w:numId w:val="2"/>
        </w:numPr>
        <w:spacing w:before="120" w:after="120"/>
        <w:jc w:val="both"/>
        <w:rPr>
          <w:sz w:val="18"/>
          <w:szCs w:val="18"/>
        </w:rPr>
        <w:pPrChange w:id="134" w:author="Carlie Lopez" w:date="2025-04-03T15:40:00Z" w16du:dateUtc="2025-04-03T19:40:00Z">
          <w:pPr>
            <w:pStyle w:val="ListParagraph"/>
            <w:numPr>
              <w:ilvl w:val="2"/>
              <w:numId w:val="2"/>
            </w:numPr>
            <w:spacing w:before="120" w:after="120"/>
            <w:ind w:left="288" w:firstLine="0"/>
            <w:jc w:val="both"/>
          </w:pPr>
        </w:pPrChange>
      </w:pPr>
      <w:ins w:id="135" w:author="Carlie Lopez" w:date="2025-04-03T15:40:00Z" w16du:dateUtc="2025-04-03T19:40:00Z">
        <w:r w:rsidRPr="00351C75">
          <w:rPr>
            <w:sz w:val="18"/>
            <w:szCs w:val="18"/>
          </w:rPr>
          <w:t>If you miss the chance of collecting these documents on the final page,</w:t>
        </w:r>
        <w:r>
          <w:rPr>
            <w:sz w:val="18"/>
            <w:szCs w:val="18"/>
          </w:rPr>
          <w:t xml:space="preserve"> </w:t>
        </w:r>
      </w:ins>
      <w:r w:rsidR="00CE4288">
        <w:rPr>
          <w:sz w:val="18"/>
          <w:szCs w:val="18"/>
        </w:rPr>
        <w:t>C</w:t>
      </w:r>
      <w:r w:rsidR="00F504AF" w:rsidRPr="00351C75">
        <w:rPr>
          <w:sz w:val="18"/>
          <w:szCs w:val="18"/>
        </w:rPr>
        <w:t>lick Shipments</w:t>
      </w:r>
      <w:r w:rsidR="008E0DFB" w:rsidRPr="00351C75">
        <w:rPr>
          <w:sz w:val="18"/>
          <w:szCs w:val="18"/>
        </w:rPr>
        <w:t xml:space="preserve"> on the navigation panel</w:t>
      </w:r>
      <w:r w:rsidR="00F504AF" w:rsidRPr="00351C75">
        <w:rPr>
          <w:sz w:val="18"/>
          <w:szCs w:val="18"/>
        </w:rPr>
        <w:t xml:space="preserve"> on the left</w:t>
      </w:r>
      <w:r w:rsidR="00C85D74" w:rsidRPr="00351C75">
        <w:rPr>
          <w:sz w:val="18"/>
          <w:szCs w:val="18"/>
        </w:rPr>
        <w:t xml:space="preserve">. </w:t>
      </w:r>
      <w:r w:rsidR="003E5F98" w:rsidRPr="00351C75">
        <w:rPr>
          <w:sz w:val="18"/>
          <w:szCs w:val="18"/>
        </w:rPr>
        <w:t xml:space="preserve">Check </w:t>
      </w:r>
      <w:r w:rsidR="00C85D74" w:rsidRPr="00351C75">
        <w:rPr>
          <w:sz w:val="18"/>
          <w:szCs w:val="18"/>
        </w:rPr>
        <w:t>the shipment</w:t>
      </w:r>
      <w:r w:rsidR="003E5F98" w:rsidRPr="00351C75">
        <w:rPr>
          <w:sz w:val="18"/>
          <w:szCs w:val="18"/>
        </w:rPr>
        <w:t xml:space="preserve"> just created. A </w:t>
      </w:r>
      <w:proofErr w:type="gramStart"/>
      <w:r w:rsidR="003E5F98" w:rsidRPr="00351C75">
        <w:rPr>
          <w:sz w:val="18"/>
          <w:szCs w:val="18"/>
        </w:rPr>
        <w:t>menu bar</w:t>
      </w:r>
      <w:proofErr w:type="gramEnd"/>
      <w:r w:rsidR="003E5F98" w:rsidRPr="00351C75">
        <w:rPr>
          <w:sz w:val="18"/>
          <w:szCs w:val="18"/>
        </w:rPr>
        <w:t xml:space="preserve"> will appear </w:t>
      </w:r>
      <w:r w:rsidR="00823330" w:rsidRPr="00351C75">
        <w:rPr>
          <w:sz w:val="18"/>
          <w:szCs w:val="18"/>
        </w:rPr>
        <w:t>above the shipment list</w:t>
      </w:r>
      <w:r w:rsidR="003E5F98" w:rsidRPr="00351C75">
        <w:rPr>
          <w:sz w:val="18"/>
          <w:szCs w:val="18"/>
        </w:rPr>
        <w:t xml:space="preserve">. </w:t>
      </w:r>
      <w:r w:rsidR="00577A2B" w:rsidRPr="00351C75">
        <w:rPr>
          <w:sz w:val="18"/>
          <w:szCs w:val="18"/>
        </w:rPr>
        <w:t>Click Print Documents</w:t>
      </w:r>
      <w:r w:rsidR="00930B99" w:rsidRPr="00351C75">
        <w:rPr>
          <w:sz w:val="18"/>
          <w:szCs w:val="18"/>
        </w:rPr>
        <w:t xml:space="preserve">, then Shipping Label, then Print. </w:t>
      </w:r>
      <w:r w:rsidR="00117AD1" w:rsidRPr="00351C75">
        <w:rPr>
          <w:sz w:val="18"/>
          <w:szCs w:val="18"/>
        </w:rPr>
        <w:t>A small window will appear showing “Successfully Printed the Shipments”.</w:t>
      </w:r>
    </w:p>
    <w:p w14:paraId="14600C34" w14:textId="42F8440B" w:rsidR="00C85D74" w:rsidRPr="006D45BB" w:rsidRDefault="006705ED" w:rsidP="006705ED">
      <w:pPr>
        <w:pStyle w:val="ListParagraph"/>
        <w:spacing w:before="120" w:after="120"/>
        <w:ind w:left="288" w:firstLine="0"/>
        <w:jc w:val="center"/>
        <w:rPr>
          <w:sz w:val="18"/>
          <w:szCs w:val="18"/>
        </w:rPr>
      </w:pPr>
      <w:r w:rsidRPr="006705ED">
        <w:rPr>
          <w:noProof/>
          <w:sz w:val="18"/>
          <w:szCs w:val="18"/>
        </w:rPr>
        <w:drawing>
          <wp:inline distT="0" distB="0" distL="0" distR="0" wp14:anchorId="49574358" wp14:editId="0ADA05C6">
            <wp:extent cx="6305070" cy="3691719"/>
            <wp:effectExtent l="0" t="0" r="0" b="0"/>
            <wp:docPr id="12" name="Picture 11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2ABE6F7-72B4-BFA2-42C8-C67DE7BF17C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62ABE6F7-72B4-BFA2-42C8-C67DE7BF17C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92915" cy="3743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5D74" w:rsidRPr="006D45BB" w:rsidSect="00F10431">
      <w:headerReference w:type="default" r:id="rId30"/>
      <w:footerReference w:type="default" r:id="rId31"/>
      <w:pgSz w:w="12240" w:h="15840"/>
      <w:pgMar w:top="1440" w:right="1080" w:bottom="1440" w:left="1080" w:header="288" w:footer="43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F4EFE" w14:textId="77777777" w:rsidR="00CC69B5" w:rsidRDefault="00CC69B5">
      <w:r>
        <w:separator/>
      </w:r>
    </w:p>
  </w:endnote>
  <w:endnote w:type="continuationSeparator" w:id="0">
    <w:p w14:paraId="77C8AC97" w14:textId="77777777" w:rsidR="00CC69B5" w:rsidRDefault="00CC69B5">
      <w:r>
        <w:continuationSeparator/>
      </w:r>
    </w:p>
  </w:endnote>
  <w:endnote w:type="continuationNotice" w:id="1">
    <w:p w14:paraId="44EDE2C0" w14:textId="77777777" w:rsidR="00CC69B5" w:rsidRDefault="00CC69B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6359C" w14:textId="60AB572A" w:rsidR="009C1064" w:rsidRPr="002703B4" w:rsidRDefault="00880166" w:rsidP="00640329">
    <w:pPr>
      <w:pStyle w:val="Footer"/>
      <w:jc w:val="center"/>
      <w:rPr>
        <w:sz w:val="16"/>
        <w:szCs w:val="16"/>
      </w:rPr>
    </w:pPr>
    <w:r>
      <w:rPr>
        <w:sz w:val="16"/>
        <w:szCs w:val="16"/>
      </w:rPr>
      <w:t>CONFIDENTIAL – FOR INTERNAL USE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C70F3" w14:textId="77777777" w:rsidR="00CC69B5" w:rsidRDefault="00CC69B5">
      <w:r>
        <w:separator/>
      </w:r>
    </w:p>
  </w:footnote>
  <w:footnote w:type="continuationSeparator" w:id="0">
    <w:p w14:paraId="7F119623" w14:textId="77777777" w:rsidR="00CC69B5" w:rsidRDefault="00CC69B5">
      <w:r>
        <w:continuationSeparator/>
      </w:r>
    </w:p>
  </w:footnote>
  <w:footnote w:type="continuationNotice" w:id="1">
    <w:p w14:paraId="4D699988" w14:textId="77777777" w:rsidR="00CC69B5" w:rsidRDefault="00CC69B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440"/>
      <w:gridCol w:w="6390"/>
      <w:gridCol w:w="2250"/>
    </w:tblGrid>
    <w:tr w:rsidR="00112631" w:rsidRPr="006A0335" w14:paraId="2935BCF7" w14:textId="77777777" w:rsidTr="008F2D6E">
      <w:trPr>
        <w:trHeight w:val="170"/>
      </w:trPr>
      <w:tc>
        <w:tcPr>
          <w:tcW w:w="1440" w:type="dxa"/>
          <w:vMerge w:val="restart"/>
          <w:tcBorders>
            <w:right w:val="single" w:sz="4" w:space="0" w:color="000000"/>
          </w:tcBorders>
          <w:vAlign w:val="center"/>
        </w:tcPr>
        <w:p w14:paraId="16EEF4AC" w14:textId="77777777" w:rsidR="00112631" w:rsidRPr="006A0335" w:rsidRDefault="00112631" w:rsidP="00C9797D">
          <w:pPr>
            <w:pStyle w:val="TableParagraph"/>
            <w:tabs>
              <w:tab w:val="left" w:pos="1886"/>
            </w:tabs>
            <w:spacing w:before="9" w:line="247" w:lineRule="auto"/>
            <w:ind w:right="99"/>
            <w:rPr>
              <w:sz w:val="16"/>
              <w:szCs w:val="16"/>
            </w:rPr>
          </w:pPr>
          <w:r w:rsidRPr="006A0335">
            <w:rPr>
              <w:noProof/>
              <w:sz w:val="16"/>
              <w:szCs w:val="16"/>
            </w:rPr>
            <w:drawing>
              <wp:inline distT="0" distB="0" distL="0" distR="0" wp14:anchorId="0D9F25FA" wp14:editId="7DEC4ECE">
                <wp:extent cx="795129" cy="246491"/>
                <wp:effectExtent l="0" t="0" r="0" b="0"/>
                <wp:docPr id="4" name="Picture 4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Logo&#10;&#10;Description automatically generated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6714" cy="2562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90" w:type="dxa"/>
          <w:tcBorders>
            <w:left w:val="single" w:sz="4" w:space="0" w:color="000000"/>
            <w:bottom w:val="nil"/>
            <w:right w:val="single" w:sz="4" w:space="0" w:color="000000"/>
          </w:tcBorders>
          <w:vAlign w:val="center"/>
        </w:tcPr>
        <w:p w14:paraId="28C5F6CE" w14:textId="2466350C" w:rsidR="00112631" w:rsidRPr="006A0335" w:rsidRDefault="00112631" w:rsidP="00944159">
          <w:pPr>
            <w:pStyle w:val="TableParagraph"/>
            <w:spacing w:before="0"/>
            <w:ind w:left="130" w:right="130"/>
            <w:jc w:val="center"/>
            <w:rPr>
              <w:sz w:val="16"/>
              <w:szCs w:val="16"/>
            </w:rPr>
          </w:pPr>
          <w:r w:rsidRPr="006A0335">
            <w:rPr>
              <w:sz w:val="16"/>
              <w:szCs w:val="16"/>
            </w:rPr>
            <w:t>STANDARD OPERATING PROCEDURE</w:t>
          </w:r>
        </w:p>
      </w:tc>
      <w:tc>
        <w:tcPr>
          <w:tcW w:w="2250" w:type="dxa"/>
          <w:vMerge w:val="restart"/>
          <w:tcBorders>
            <w:left w:val="single" w:sz="4" w:space="0" w:color="000000"/>
          </w:tcBorders>
          <w:vAlign w:val="center"/>
        </w:tcPr>
        <w:p w14:paraId="27D58585" w14:textId="3143D684" w:rsidR="00112631" w:rsidRPr="006A0335" w:rsidRDefault="00112631" w:rsidP="00430DFA">
          <w:pPr>
            <w:pStyle w:val="TableParagraph"/>
            <w:tabs>
              <w:tab w:val="left" w:pos="1886"/>
            </w:tabs>
            <w:rPr>
              <w:sz w:val="16"/>
              <w:szCs w:val="16"/>
            </w:rPr>
          </w:pPr>
          <w:r w:rsidRPr="006A0335">
            <w:rPr>
              <w:w w:val="105"/>
              <w:sz w:val="16"/>
              <w:szCs w:val="16"/>
            </w:rPr>
            <w:t xml:space="preserve">Document: </w:t>
          </w:r>
          <w:r w:rsidR="00A77DEB">
            <w:rPr>
              <w:w w:val="105"/>
              <w:sz w:val="16"/>
              <w:szCs w:val="16"/>
            </w:rPr>
            <w:t>S</w:t>
          </w:r>
          <w:r w:rsidR="005C2F97">
            <w:rPr>
              <w:w w:val="105"/>
              <w:sz w:val="16"/>
              <w:szCs w:val="16"/>
            </w:rPr>
            <w:t>C</w:t>
          </w:r>
          <w:r w:rsidRPr="006A0335">
            <w:rPr>
              <w:w w:val="105"/>
              <w:sz w:val="16"/>
              <w:szCs w:val="16"/>
            </w:rPr>
            <w:t>00</w:t>
          </w:r>
          <w:r w:rsidR="005773A4">
            <w:rPr>
              <w:w w:val="105"/>
              <w:sz w:val="16"/>
              <w:szCs w:val="16"/>
            </w:rPr>
            <w:t>2</w:t>
          </w:r>
          <w:r w:rsidR="00430DFA">
            <w:rPr>
              <w:w w:val="105"/>
              <w:sz w:val="16"/>
              <w:szCs w:val="16"/>
            </w:rPr>
            <w:t>-</w:t>
          </w:r>
          <w:del w:id="136" w:author="Xibo Li" w:date="2025-03-28T10:01:00Z" w16du:dateUtc="2025-03-28T14:01:00Z">
            <w:r w:rsidR="00430DFA" w:rsidDel="004059F4">
              <w:rPr>
                <w:w w:val="105"/>
                <w:sz w:val="16"/>
                <w:szCs w:val="16"/>
              </w:rPr>
              <w:delText>1</w:delText>
            </w:r>
          </w:del>
          <w:ins w:id="137" w:author="Xibo Li" w:date="2025-03-28T10:01:00Z" w16du:dateUtc="2025-03-28T14:01:00Z">
            <w:r w:rsidR="004059F4">
              <w:rPr>
                <w:w w:val="105"/>
                <w:sz w:val="16"/>
                <w:szCs w:val="16"/>
              </w:rPr>
              <w:t>2</w:t>
            </w:r>
          </w:ins>
        </w:p>
        <w:p w14:paraId="456FF45E" w14:textId="59682BF8" w:rsidR="00112631" w:rsidRPr="006A0335" w:rsidRDefault="00112631" w:rsidP="00C9797D">
          <w:pPr>
            <w:pStyle w:val="TableParagraph"/>
            <w:spacing w:before="0"/>
            <w:rPr>
              <w:sz w:val="16"/>
              <w:szCs w:val="16"/>
            </w:rPr>
          </w:pPr>
          <w:r w:rsidRPr="006A0335">
            <w:rPr>
              <w:w w:val="105"/>
              <w:sz w:val="16"/>
              <w:szCs w:val="16"/>
            </w:rPr>
            <w:t>Effective</w:t>
          </w:r>
          <w:r w:rsidRPr="006A0335">
            <w:rPr>
              <w:spacing w:val="-9"/>
              <w:w w:val="105"/>
              <w:sz w:val="16"/>
              <w:szCs w:val="16"/>
            </w:rPr>
            <w:t xml:space="preserve"> </w:t>
          </w:r>
          <w:r w:rsidRPr="006A0335">
            <w:rPr>
              <w:w w:val="105"/>
              <w:sz w:val="16"/>
              <w:szCs w:val="16"/>
            </w:rPr>
            <w:t>Date:</w:t>
          </w:r>
          <w:r w:rsidR="000C4641">
            <w:rPr>
              <w:w w:val="105"/>
              <w:sz w:val="16"/>
              <w:szCs w:val="16"/>
            </w:rPr>
            <w:t>11</w:t>
          </w:r>
          <w:r w:rsidR="009238EC">
            <w:rPr>
              <w:sz w:val="16"/>
              <w:szCs w:val="16"/>
            </w:rPr>
            <w:t>Mar</w:t>
          </w:r>
          <w:r w:rsidRPr="006A0335">
            <w:rPr>
              <w:sz w:val="16"/>
              <w:szCs w:val="16"/>
            </w:rPr>
            <w:t>202</w:t>
          </w:r>
          <w:r w:rsidR="009238EC">
            <w:rPr>
              <w:sz w:val="16"/>
              <w:szCs w:val="16"/>
            </w:rPr>
            <w:t>4</w:t>
          </w:r>
        </w:p>
        <w:p w14:paraId="5EB88405" w14:textId="77777777" w:rsidR="00112631" w:rsidRDefault="00112631" w:rsidP="00C9797D">
          <w:pPr>
            <w:pStyle w:val="TableParagraph"/>
            <w:spacing w:before="0"/>
            <w:rPr>
              <w:w w:val="105"/>
              <w:sz w:val="16"/>
              <w:szCs w:val="16"/>
            </w:rPr>
          </w:pPr>
          <w:r w:rsidRPr="006A0335">
            <w:rPr>
              <w:w w:val="105"/>
              <w:sz w:val="16"/>
              <w:szCs w:val="16"/>
            </w:rPr>
            <w:t>Status: Effective</w:t>
          </w:r>
        </w:p>
        <w:p w14:paraId="72FE84B3" w14:textId="2E27DE0D" w:rsidR="00430DFA" w:rsidRPr="006A0335" w:rsidRDefault="0075674A" w:rsidP="00C9797D">
          <w:pPr>
            <w:pStyle w:val="TableParagraph"/>
            <w:spacing w:before="0"/>
            <w:rPr>
              <w:sz w:val="16"/>
              <w:szCs w:val="16"/>
            </w:rPr>
          </w:pPr>
          <w:r>
            <w:rPr>
              <w:w w:val="105"/>
              <w:sz w:val="16"/>
              <w:szCs w:val="16"/>
            </w:rPr>
            <w:t xml:space="preserve">Page </w:t>
          </w:r>
          <w:r w:rsidRPr="0075674A">
            <w:rPr>
              <w:w w:val="105"/>
              <w:sz w:val="16"/>
              <w:szCs w:val="16"/>
            </w:rPr>
            <w:fldChar w:fldCharType="begin"/>
          </w:r>
          <w:r w:rsidRPr="0075674A">
            <w:rPr>
              <w:w w:val="105"/>
              <w:sz w:val="16"/>
              <w:szCs w:val="16"/>
            </w:rPr>
            <w:instrText xml:space="preserve"> PAGE   \* MERGEFORMAT </w:instrText>
          </w:r>
          <w:r w:rsidRPr="0075674A">
            <w:rPr>
              <w:w w:val="105"/>
              <w:sz w:val="16"/>
              <w:szCs w:val="16"/>
            </w:rPr>
            <w:fldChar w:fldCharType="separate"/>
          </w:r>
          <w:r w:rsidRPr="0075674A">
            <w:rPr>
              <w:noProof/>
              <w:w w:val="105"/>
              <w:sz w:val="16"/>
              <w:szCs w:val="16"/>
            </w:rPr>
            <w:t>1</w:t>
          </w:r>
          <w:r w:rsidRPr="0075674A">
            <w:rPr>
              <w:noProof/>
              <w:w w:val="105"/>
              <w:sz w:val="16"/>
              <w:szCs w:val="16"/>
            </w:rPr>
            <w:fldChar w:fldCharType="end"/>
          </w:r>
          <w:r>
            <w:rPr>
              <w:noProof/>
              <w:w w:val="105"/>
              <w:sz w:val="16"/>
              <w:szCs w:val="16"/>
            </w:rPr>
            <w:t xml:space="preserve"> of </w:t>
          </w:r>
          <w:r>
            <w:rPr>
              <w:noProof/>
              <w:w w:val="105"/>
              <w:sz w:val="16"/>
              <w:szCs w:val="16"/>
            </w:rPr>
            <w:fldChar w:fldCharType="begin"/>
          </w:r>
          <w:r>
            <w:rPr>
              <w:noProof/>
              <w:w w:val="105"/>
              <w:sz w:val="16"/>
              <w:szCs w:val="16"/>
            </w:rPr>
            <w:instrText xml:space="preserve"> NUMPAGES  \* Arabic  \* MERGEFORMAT </w:instrText>
          </w:r>
          <w:r>
            <w:rPr>
              <w:noProof/>
              <w:w w:val="105"/>
              <w:sz w:val="16"/>
              <w:szCs w:val="16"/>
            </w:rPr>
            <w:fldChar w:fldCharType="separate"/>
          </w:r>
          <w:r>
            <w:rPr>
              <w:noProof/>
              <w:w w:val="105"/>
              <w:sz w:val="16"/>
              <w:szCs w:val="16"/>
            </w:rPr>
            <w:t>6</w:t>
          </w:r>
          <w:r>
            <w:rPr>
              <w:noProof/>
              <w:w w:val="105"/>
              <w:sz w:val="16"/>
              <w:szCs w:val="16"/>
            </w:rPr>
            <w:fldChar w:fldCharType="end"/>
          </w:r>
        </w:p>
      </w:tc>
    </w:tr>
    <w:tr w:rsidR="00112631" w:rsidRPr="006A0335" w14:paraId="1CC44996" w14:textId="77777777" w:rsidTr="008F2D6E">
      <w:trPr>
        <w:trHeight w:hRule="exact" w:val="778"/>
      </w:trPr>
      <w:tc>
        <w:tcPr>
          <w:tcW w:w="1440" w:type="dxa"/>
          <w:vMerge/>
          <w:tcBorders>
            <w:bottom w:val="single" w:sz="3" w:space="0" w:color="000000"/>
            <w:right w:val="single" w:sz="4" w:space="0" w:color="000000"/>
          </w:tcBorders>
          <w:vAlign w:val="center"/>
        </w:tcPr>
        <w:p w14:paraId="208F696C" w14:textId="77777777" w:rsidR="00112631" w:rsidRPr="006A0335" w:rsidRDefault="00112631" w:rsidP="00C9797D">
          <w:pPr>
            <w:pStyle w:val="TableParagraph"/>
            <w:tabs>
              <w:tab w:val="left" w:pos="1886"/>
            </w:tabs>
            <w:spacing w:before="9" w:line="247" w:lineRule="auto"/>
            <w:ind w:right="99"/>
            <w:rPr>
              <w:noProof/>
              <w:sz w:val="16"/>
              <w:szCs w:val="16"/>
            </w:rPr>
          </w:pPr>
        </w:p>
      </w:tc>
      <w:tc>
        <w:tcPr>
          <w:tcW w:w="6390" w:type="dxa"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8CC2605" w14:textId="2BC18C33" w:rsidR="005773A4" w:rsidRPr="006A0335" w:rsidRDefault="005773A4" w:rsidP="005773A4">
          <w:pPr>
            <w:pStyle w:val="TableParagraph"/>
            <w:ind w:left="130" w:right="13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Create </w:t>
          </w:r>
          <w:r w:rsidR="0050767C">
            <w:rPr>
              <w:sz w:val="16"/>
              <w:szCs w:val="16"/>
            </w:rPr>
            <w:t>FedEx</w:t>
          </w:r>
          <w:r>
            <w:rPr>
              <w:sz w:val="16"/>
              <w:szCs w:val="16"/>
            </w:rPr>
            <w:t xml:space="preserve"> Shipping Label</w:t>
          </w:r>
        </w:p>
      </w:tc>
      <w:tc>
        <w:tcPr>
          <w:tcW w:w="2250" w:type="dxa"/>
          <w:vMerge/>
          <w:tcBorders>
            <w:left w:val="single" w:sz="4" w:space="0" w:color="000000"/>
            <w:bottom w:val="single" w:sz="3" w:space="0" w:color="000000"/>
          </w:tcBorders>
          <w:vAlign w:val="center"/>
        </w:tcPr>
        <w:p w14:paraId="0ADB5E7B" w14:textId="77777777" w:rsidR="00112631" w:rsidRPr="006A0335" w:rsidRDefault="00112631" w:rsidP="00C9797D">
          <w:pPr>
            <w:pStyle w:val="TableParagraph"/>
            <w:tabs>
              <w:tab w:val="left" w:pos="1886"/>
            </w:tabs>
            <w:rPr>
              <w:w w:val="105"/>
              <w:sz w:val="16"/>
              <w:szCs w:val="16"/>
            </w:rPr>
          </w:pPr>
        </w:p>
      </w:tc>
    </w:tr>
  </w:tbl>
  <w:p w14:paraId="2D1D3F40" w14:textId="77777777" w:rsidR="00C9797D" w:rsidRPr="00944159" w:rsidRDefault="00C9797D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70081"/>
    <w:multiLevelType w:val="multilevel"/>
    <w:tmpl w:val="FACE6D82"/>
    <w:lvl w:ilvl="0">
      <w:start w:val="7"/>
      <w:numFmt w:val="decimal"/>
      <w:lvlText w:val="%1"/>
      <w:lvlJc w:val="left"/>
      <w:pPr>
        <w:ind w:left="1847" w:hanging="677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847" w:hanging="677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847" w:hanging="677"/>
      </w:pPr>
      <w:rPr>
        <w:rFonts w:ascii="Arial" w:eastAsia="Arial" w:hAnsi="Arial" w:cs="Arial" w:hint="default"/>
        <w:w w:val="103"/>
        <w:sz w:val="20"/>
        <w:szCs w:val="20"/>
      </w:rPr>
    </w:lvl>
    <w:lvl w:ilvl="3">
      <w:numFmt w:val="bullet"/>
      <w:lvlText w:val="•"/>
      <w:lvlJc w:val="left"/>
      <w:pPr>
        <w:ind w:left="3928" w:hanging="677"/>
      </w:pPr>
      <w:rPr>
        <w:rFonts w:hint="default"/>
      </w:rPr>
    </w:lvl>
    <w:lvl w:ilvl="4">
      <w:numFmt w:val="bullet"/>
      <w:lvlText w:val="•"/>
      <w:lvlJc w:val="left"/>
      <w:pPr>
        <w:ind w:left="4624" w:hanging="677"/>
      </w:pPr>
      <w:rPr>
        <w:rFonts w:hint="default"/>
      </w:rPr>
    </w:lvl>
    <w:lvl w:ilvl="5">
      <w:numFmt w:val="bullet"/>
      <w:lvlText w:val="•"/>
      <w:lvlJc w:val="left"/>
      <w:pPr>
        <w:ind w:left="5320" w:hanging="677"/>
      </w:pPr>
      <w:rPr>
        <w:rFonts w:hint="default"/>
      </w:rPr>
    </w:lvl>
    <w:lvl w:ilvl="6">
      <w:numFmt w:val="bullet"/>
      <w:lvlText w:val="•"/>
      <w:lvlJc w:val="left"/>
      <w:pPr>
        <w:ind w:left="6016" w:hanging="677"/>
      </w:pPr>
      <w:rPr>
        <w:rFonts w:hint="default"/>
      </w:rPr>
    </w:lvl>
    <w:lvl w:ilvl="7">
      <w:numFmt w:val="bullet"/>
      <w:lvlText w:val="•"/>
      <w:lvlJc w:val="left"/>
      <w:pPr>
        <w:ind w:left="6712" w:hanging="677"/>
      </w:pPr>
      <w:rPr>
        <w:rFonts w:hint="default"/>
      </w:rPr>
    </w:lvl>
    <w:lvl w:ilvl="8">
      <w:numFmt w:val="bullet"/>
      <w:lvlText w:val="•"/>
      <w:lvlJc w:val="left"/>
      <w:pPr>
        <w:ind w:left="7408" w:hanging="677"/>
      </w:pPr>
      <w:rPr>
        <w:rFonts w:hint="default"/>
      </w:rPr>
    </w:lvl>
  </w:abstractNum>
  <w:abstractNum w:abstractNumId="1" w15:restartNumberingAfterBreak="0">
    <w:nsid w:val="33A20FAE"/>
    <w:multiLevelType w:val="hybridMultilevel"/>
    <w:tmpl w:val="89BA2BA6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" w15:restartNumberingAfterBreak="0">
    <w:nsid w:val="34125D9E"/>
    <w:multiLevelType w:val="multilevel"/>
    <w:tmpl w:val="CACA6686"/>
    <w:lvl w:ilvl="0">
      <w:start w:val="1"/>
      <w:numFmt w:val="decimal"/>
      <w:lvlText w:val="%1."/>
      <w:lvlJc w:val="left"/>
      <w:pPr>
        <w:ind w:left="492" w:hanging="338"/>
      </w:pPr>
      <w:rPr>
        <w:rFonts w:ascii="Arial" w:eastAsia="Arial" w:hAnsi="Arial" w:cs="Arial" w:hint="default"/>
        <w:b w:val="0"/>
        <w:bCs w:val="0"/>
        <w:w w:val="103"/>
        <w:sz w:val="18"/>
        <w:szCs w:val="18"/>
      </w:rPr>
    </w:lvl>
    <w:lvl w:ilvl="1">
      <w:start w:val="1"/>
      <w:numFmt w:val="decimal"/>
      <w:lvlText w:val="%1.%2."/>
      <w:lvlJc w:val="left"/>
      <w:pPr>
        <w:ind w:left="1170" w:hanging="678"/>
      </w:pPr>
      <w:rPr>
        <w:rFonts w:hint="default"/>
        <w:b w:val="0"/>
        <w:bCs w:val="0"/>
        <w:w w:val="103"/>
      </w:rPr>
    </w:lvl>
    <w:lvl w:ilvl="2">
      <w:start w:val="1"/>
      <w:numFmt w:val="decimal"/>
      <w:lvlText w:val="%1.%2.%3."/>
      <w:lvlJc w:val="left"/>
      <w:pPr>
        <w:ind w:left="1847" w:hanging="677"/>
      </w:pPr>
      <w:rPr>
        <w:rFonts w:ascii="Arial" w:eastAsia="Arial" w:hAnsi="Arial" w:cs="Arial" w:hint="default"/>
        <w:w w:val="103"/>
        <w:sz w:val="18"/>
        <w:szCs w:val="18"/>
      </w:rPr>
    </w:lvl>
    <w:lvl w:ilvl="3">
      <w:start w:val="1"/>
      <w:numFmt w:val="decimal"/>
      <w:lvlText w:val="%1.%2.%3.%4."/>
      <w:lvlJc w:val="left"/>
      <w:pPr>
        <w:ind w:left="2864" w:hanging="1017"/>
      </w:pPr>
      <w:rPr>
        <w:rFonts w:ascii="Arial" w:eastAsia="Arial" w:hAnsi="Arial" w:cs="Arial" w:hint="default"/>
        <w:w w:val="103"/>
        <w:sz w:val="18"/>
        <w:szCs w:val="18"/>
      </w:rPr>
    </w:lvl>
    <w:lvl w:ilvl="4">
      <w:numFmt w:val="bullet"/>
      <w:lvlText w:val="•"/>
      <w:lvlJc w:val="left"/>
      <w:pPr>
        <w:ind w:left="3708" w:hanging="1017"/>
      </w:pPr>
      <w:rPr>
        <w:rFonts w:hint="default"/>
      </w:rPr>
    </w:lvl>
    <w:lvl w:ilvl="5">
      <w:numFmt w:val="bullet"/>
      <w:lvlText w:val="•"/>
      <w:lvlJc w:val="left"/>
      <w:pPr>
        <w:ind w:left="4557" w:hanging="1017"/>
      </w:pPr>
      <w:rPr>
        <w:rFonts w:hint="default"/>
      </w:rPr>
    </w:lvl>
    <w:lvl w:ilvl="6">
      <w:numFmt w:val="bullet"/>
      <w:lvlText w:val="•"/>
      <w:lvlJc w:val="left"/>
      <w:pPr>
        <w:ind w:left="5405" w:hanging="1017"/>
      </w:pPr>
      <w:rPr>
        <w:rFonts w:hint="default"/>
      </w:rPr>
    </w:lvl>
    <w:lvl w:ilvl="7">
      <w:numFmt w:val="bullet"/>
      <w:lvlText w:val="•"/>
      <w:lvlJc w:val="left"/>
      <w:pPr>
        <w:ind w:left="6254" w:hanging="1017"/>
      </w:pPr>
      <w:rPr>
        <w:rFonts w:hint="default"/>
      </w:rPr>
    </w:lvl>
    <w:lvl w:ilvl="8">
      <w:numFmt w:val="bullet"/>
      <w:lvlText w:val="•"/>
      <w:lvlJc w:val="left"/>
      <w:pPr>
        <w:ind w:left="7102" w:hanging="1017"/>
      </w:pPr>
      <w:rPr>
        <w:rFonts w:hint="default"/>
      </w:rPr>
    </w:lvl>
  </w:abstractNum>
  <w:abstractNum w:abstractNumId="3" w15:restartNumberingAfterBreak="0">
    <w:nsid w:val="35775A3E"/>
    <w:multiLevelType w:val="multilevel"/>
    <w:tmpl w:val="036CBA02"/>
    <w:lvl w:ilvl="0">
      <w:start w:val="1"/>
      <w:numFmt w:val="decimal"/>
      <w:pStyle w:val="QuotientHeader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QuotientHeader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QuotientHeader3"/>
      <w:lvlText w:val="%1.%2.%3."/>
      <w:lvlJc w:val="left"/>
      <w:pPr>
        <w:ind w:left="3024" w:hanging="504"/>
      </w:pPr>
      <w:rPr>
        <w:rFonts w:hint="default"/>
        <w:b w:val="0"/>
        <w:i w:val="0"/>
      </w:rPr>
    </w:lvl>
    <w:lvl w:ilvl="3">
      <w:start w:val="1"/>
      <w:numFmt w:val="decimal"/>
      <w:pStyle w:val="QuotientHeader4"/>
      <w:lvlText w:val="%1.%2.%3.%4."/>
      <w:lvlJc w:val="left"/>
      <w:pPr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49F17623"/>
    <w:multiLevelType w:val="hybridMultilevel"/>
    <w:tmpl w:val="966AF50E"/>
    <w:lvl w:ilvl="0" w:tplc="65165F62">
      <w:start w:val="1"/>
      <w:numFmt w:val="bullet"/>
      <w:pStyle w:val="QuotientBullet2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" w15:restartNumberingAfterBreak="0">
    <w:nsid w:val="5FCB31AD"/>
    <w:multiLevelType w:val="hybridMultilevel"/>
    <w:tmpl w:val="47C48D72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6CA55657"/>
    <w:multiLevelType w:val="hybridMultilevel"/>
    <w:tmpl w:val="6298C4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02514E"/>
    <w:multiLevelType w:val="hybridMultilevel"/>
    <w:tmpl w:val="6298C4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5694408">
    <w:abstractNumId w:val="0"/>
  </w:num>
  <w:num w:numId="2" w16cid:durableId="915624884">
    <w:abstractNumId w:val="2"/>
  </w:num>
  <w:num w:numId="3" w16cid:durableId="246308270">
    <w:abstractNumId w:val="3"/>
  </w:num>
  <w:num w:numId="4" w16cid:durableId="556278309">
    <w:abstractNumId w:val="7"/>
  </w:num>
  <w:num w:numId="5" w16cid:durableId="357589886">
    <w:abstractNumId w:val="6"/>
  </w:num>
  <w:num w:numId="6" w16cid:durableId="551818467">
    <w:abstractNumId w:val="5"/>
  </w:num>
  <w:num w:numId="7" w16cid:durableId="1849326773">
    <w:abstractNumId w:val="4"/>
  </w:num>
  <w:num w:numId="8" w16cid:durableId="957957389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rlie Lopez">
    <w15:presenceInfo w15:providerId="AD" w15:userId="S::carlie.lopez@synoligo.com::7d4ca29c-a645-4a71-902a-c1bbac576a08"/>
  </w15:person>
  <w15:person w15:author="Xibo Li">
    <w15:presenceInfo w15:providerId="AD" w15:userId="S::xibo.li@synoligo.com::f971256e-804e-45c3-a5d2-24cea0c6a5e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296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064"/>
    <w:rsid w:val="00000750"/>
    <w:rsid w:val="000024C0"/>
    <w:rsid w:val="0000342D"/>
    <w:rsid w:val="00005428"/>
    <w:rsid w:val="00005653"/>
    <w:rsid w:val="000060DA"/>
    <w:rsid w:val="00006F23"/>
    <w:rsid w:val="000070DB"/>
    <w:rsid w:val="000105B6"/>
    <w:rsid w:val="00011827"/>
    <w:rsid w:val="00011FDA"/>
    <w:rsid w:val="000153E4"/>
    <w:rsid w:val="00020223"/>
    <w:rsid w:val="00020E8D"/>
    <w:rsid w:val="000213AE"/>
    <w:rsid w:val="00023746"/>
    <w:rsid w:val="0002456B"/>
    <w:rsid w:val="000258F1"/>
    <w:rsid w:val="000264B6"/>
    <w:rsid w:val="00030B31"/>
    <w:rsid w:val="00030C3F"/>
    <w:rsid w:val="000313DB"/>
    <w:rsid w:val="00033F6B"/>
    <w:rsid w:val="00035B71"/>
    <w:rsid w:val="00040F72"/>
    <w:rsid w:val="00041773"/>
    <w:rsid w:val="0004315D"/>
    <w:rsid w:val="00043625"/>
    <w:rsid w:val="0004508E"/>
    <w:rsid w:val="00045F5D"/>
    <w:rsid w:val="0004644F"/>
    <w:rsid w:val="0004683B"/>
    <w:rsid w:val="000468BF"/>
    <w:rsid w:val="000515C5"/>
    <w:rsid w:val="000515DF"/>
    <w:rsid w:val="00051B9D"/>
    <w:rsid w:val="0005227D"/>
    <w:rsid w:val="0005374E"/>
    <w:rsid w:val="00054D82"/>
    <w:rsid w:val="00056C3F"/>
    <w:rsid w:val="00057A04"/>
    <w:rsid w:val="00061AB7"/>
    <w:rsid w:val="00067821"/>
    <w:rsid w:val="00067DA7"/>
    <w:rsid w:val="00067FF3"/>
    <w:rsid w:val="00071770"/>
    <w:rsid w:val="0007333F"/>
    <w:rsid w:val="00073E44"/>
    <w:rsid w:val="00076BF4"/>
    <w:rsid w:val="0007735B"/>
    <w:rsid w:val="00081DC2"/>
    <w:rsid w:val="000830DE"/>
    <w:rsid w:val="000834BC"/>
    <w:rsid w:val="00084916"/>
    <w:rsid w:val="00084FCA"/>
    <w:rsid w:val="000862EC"/>
    <w:rsid w:val="00086315"/>
    <w:rsid w:val="00090E89"/>
    <w:rsid w:val="00091A11"/>
    <w:rsid w:val="00091A2E"/>
    <w:rsid w:val="00094471"/>
    <w:rsid w:val="00094B21"/>
    <w:rsid w:val="00095C00"/>
    <w:rsid w:val="000A0147"/>
    <w:rsid w:val="000A41A4"/>
    <w:rsid w:val="000A4907"/>
    <w:rsid w:val="000A4AF0"/>
    <w:rsid w:val="000A533A"/>
    <w:rsid w:val="000A54EF"/>
    <w:rsid w:val="000A65FD"/>
    <w:rsid w:val="000A6BD2"/>
    <w:rsid w:val="000A79A4"/>
    <w:rsid w:val="000B0BF0"/>
    <w:rsid w:val="000B0DD7"/>
    <w:rsid w:val="000B1708"/>
    <w:rsid w:val="000B19AD"/>
    <w:rsid w:val="000B6A68"/>
    <w:rsid w:val="000B7300"/>
    <w:rsid w:val="000B7C75"/>
    <w:rsid w:val="000B7E18"/>
    <w:rsid w:val="000C10BF"/>
    <w:rsid w:val="000C1BA7"/>
    <w:rsid w:val="000C2309"/>
    <w:rsid w:val="000C3207"/>
    <w:rsid w:val="000C4641"/>
    <w:rsid w:val="000C4DF0"/>
    <w:rsid w:val="000D383C"/>
    <w:rsid w:val="000D4795"/>
    <w:rsid w:val="000D61B5"/>
    <w:rsid w:val="000D754C"/>
    <w:rsid w:val="000E1591"/>
    <w:rsid w:val="000E285F"/>
    <w:rsid w:val="000E2A58"/>
    <w:rsid w:val="000E3507"/>
    <w:rsid w:val="000E3C86"/>
    <w:rsid w:val="000E5023"/>
    <w:rsid w:val="000F10F0"/>
    <w:rsid w:val="000F2ECB"/>
    <w:rsid w:val="000F31C5"/>
    <w:rsid w:val="000F4881"/>
    <w:rsid w:val="000F5989"/>
    <w:rsid w:val="000F6C4B"/>
    <w:rsid w:val="000F774D"/>
    <w:rsid w:val="000F79E7"/>
    <w:rsid w:val="00101548"/>
    <w:rsid w:val="001015FA"/>
    <w:rsid w:val="001058D5"/>
    <w:rsid w:val="00106100"/>
    <w:rsid w:val="00106D2A"/>
    <w:rsid w:val="001101DE"/>
    <w:rsid w:val="00110431"/>
    <w:rsid w:val="00111347"/>
    <w:rsid w:val="00112631"/>
    <w:rsid w:val="001132C1"/>
    <w:rsid w:val="00113AE4"/>
    <w:rsid w:val="00113F82"/>
    <w:rsid w:val="0011412C"/>
    <w:rsid w:val="0011657B"/>
    <w:rsid w:val="001173D6"/>
    <w:rsid w:val="00117AD1"/>
    <w:rsid w:val="00121309"/>
    <w:rsid w:val="001215D8"/>
    <w:rsid w:val="001223EA"/>
    <w:rsid w:val="0012327B"/>
    <w:rsid w:val="001240C3"/>
    <w:rsid w:val="00125B4E"/>
    <w:rsid w:val="00126249"/>
    <w:rsid w:val="001305D6"/>
    <w:rsid w:val="00132A3E"/>
    <w:rsid w:val="00132CA6"/>
    <w:rsid w:val="00137AB1"/>
    <w:rsid w:val="00137ABC"/>
    <w:rsid w:val="00141656"/>
    <w:rsid w:val="001420AA"/>
    <w:rsid w:val="00143DF7"/>
    <w:rsid w:val="0014483D"/>
    <w:rsid w:val="0014503E"/>
    <w:rsid w:val="001455EF"/>
    <w:rsid w:val="00146AA8"/>
    <w:rsid w:val="0015530D"/>
    <w:rsid w:val="001569C2"/>
    <w:rsid w:val="00157FC4"/>
    <w:rsid w:val="0016091F"/>
    <w:rsid w:val="00161125"/>
    <w:rsid w:val="00165418"/>
    <w:rsid w:val="001678F3"/>
    <w:rsid w:val="00167E1A"/>
    <w:rsid w:val="001727BD"/>
    <w:rsid w:val="00172B0E"/>
    <w:rsid w:val="00172E92"/>
    <w:rsid w:val="00173BAA"/>
    <w:rsid w:val="00176784"/>
    <w:rsid w:val="00176BEB"/>
    <w:rsid w:val="0018091E"/>
    <w:rsid w:val="00180B56"/>
    <w:rsid w:val="00184974"/>
    <w:rsid w:val="00192252"/>
    <w:rsid w:val="00193CDA"/>
    <w:rsid w:val="001941D5"/>
    <w:rsid w:val="001956B4"/>
    <w:rsid w:val="0019615A"/>
    <w:rsid w:val="00197CBB"/>
    <w:rsid w:val="001A00EF"/>
    <w:rsid w:val="001A1008"/>
    <w:rsid w:val="001A17F7"/>
    <w:rsid w:val="001A335F"/>
    <w:rsid w:val="001A43CD"/>
    <w:rsid w:val="001A6029"/>
    <w:rsid w:val="001A6D7F"/>
    <w:rsid w:val="001A7DBB"/>
    <w:rsid w:val="001B06EA"/>
    <w:rsid w:val="001B3519"/>
    <w:rsid w:val="001B363F"/>
    <w:rsid w:val="001B37EF"/>
    <w:rsid w:val="001B3C9F"/>
    <w:rsid w:val="001B7EC8"/>
    <w:rsid w:val="001C1EE7"/>
    <w:rsid w:val="001C234B"/>
    <w:rsid w:val="001C2645"/>
    <w:rsid w:val="001C28E9"/>
    <w:rsid w:val="001C4470"/>
    <w:rsid w:val="001C4A28"/>
    <w:rsid w:val="001C6A3B"/>
    <w:rsid w:val="001C6CA3"/>
    <w:rsid w:val="001C7F6C"/>
    <w:rsid w:val="001D2EB1"/>
    <w:rsid w:val="001D3CD0"/>
    <w:rsid w:val="001D7874"/>
    <w:rsid w:val="001DCD7B"/>
    <w:rsid w:val="001E4CC1"/>
    <w:rsid w:val="001E534A"/>
    <w:rsid w:val="001E616A"/>
    <w:rsid w:val="001E63EC"/>
    <w:rsid w:val="001F3DBA"/>
    <w:rsid w:val="001F4375"/>
    <w:rsid w:val="00200772"/>
    <w:rsid w:val="00200F58"/>
    <w:rsid w:val="002012E1"/>
    <w:rsid w:val="0020224C"/>
    <w:rsid w:val="00203944"/>
    <w:rsid w:val="00206FF8"/>
    <w:rsid w:val="0020712A"/>
    <w:rsid w:val="00207554"/>
    <w:rsid w:val="00211E1B"/>
    <w:rsid w:val="00212010"/>
    <w:rsid w:val="00213908"/>
    <w:rsid w:val="002153DB"/>
    <w:rsid w:val="0021601E"/>
    <w:rsid w:val="00216DB6"/>
    <w:rsid w:val="00221355"/>
    <w:rsid w:val="002217C3"/>
    <w:rsid w:val="00223C7A"/>
    <w:rsid w:val="0022483A"/>
    <w:rsid w:val="002255E7"/>
    <w:rsid w:val="00226B5C"/>
    <w:rsid w:val="0023164A"/>
    <w:rsid w:val="00232417"/>
    <w:rsid w:val="00233024"/>
    <w:rsid w:val="002330CF"/>
    <w:rsid w:val="00237C9B"/>
    <w:rsid w:val="00246B0D"/>
    <w:rsid w:val="00247A63"/>
    <w:rsid w:val="0025102D"/>
    <w:rsid w:val="00251238"/>
    <w:rsid w:val="00251FA9"/>
    <w:rsid w:val="00252106"/>
    <w:rsid w:val="002528F6"/>
    <w:rsid w:val="00253A77"/>
    <w:rsid w:val="00253F92"/>
    <w:rsid w:val="002556DE"/>
    <w:rsid w:val="002569C0"/>
    <w:rsid w:val="002571AF"/>
    <w:rsid w:val="00260863"/>
    <w:rsid w:val="00261FF9"/>
    <w:rsid w:val="0026230B"/>
    <w:rsid w:val="00263133"/>
    <w:rsid w:val="002654E7"/>
    <w:rsid w:val="00265E66"/>
    <w:rsid w:val="00266524"/>
    <w:rsid w:val="00267946"/>
    <w:rsid w:val="002703B4"/>
    <w:rsid w:val="002704D1"/>
    <w:rsid w:val="00270BEC"/>
    <w:rsid w:val="00270C6F"/>
    <w:rsid w:val="0027139B"/>
    <w:rsid w:val="00273FC6"/>
    <w:rsid w:val="00275CBB"/>
    <w:rsid w:val="00276418"/>
    <w:rsid w:val="0028075E"/>
    <w:rsid w:val="002810DA"/>
    <w:rsid w:val="002812F2"/>
    <w:rsid w:val="00282E65"/>
    <w:rsid w:val="00283778"/>
    <w:rsid w:val="002851C3"/>
    <w:rsid w:val="00290017"/>
    <w:rsid w:val="00290145"/>
    <w:rsid w:val="002969AF"/>
    <w:rsid w:val="002972D6"/>
    <w:rsid w:val="002A3008"/>
    <w:rsid w:val="002A4EA1"/>
    <w:rsid w:val="002A5F81"/>
    <w:rsid w:val="002A6304"/>
    <w:rsid w:val="002B09BF"/>
    <w:rsid w:val="002B1ADB"/>
    <w:rsid w:val="002B656C"/>
    <w:rsid w:val="002B7121"/>
    <w:rsid w:val="002C0053"/>
    <w:rsid w:val="002C08AA"/>
    <w:rsid w:val="002C1364"/>
    <w:rsid w:val="002C1B06"/>
    <w:rsid w:val="002C4AB6"/>
    <w:rsid w:val="002C5B1F"/>
    <w:rsid w:val="002C63C1"/>
    <w:rsid w:val="002C63EC"/>
    <w:rsid w:val="002C7F96"/>
    <w:rsid w:val="002D0470"/>
    <w:rsid w:val="002D4F5B"/>
    <w:rsid w:val="002E05C4"/>
    <w:rsid w:val="002E2DA8"/>
    <w:rsid w:val="002E4AAB"/>
    <w:rsid w:val="002E6988"/>
    <w:rsid w:val="002E7DB5"/>
    <w:rsid w:val="002F2ECF"/>
    <w:rsid w:val="003009A2"/>
    <w:rsid w:val="00300BC7"/>
    <w:rsid w:val="00304980"/>
    <w:rsid w:val="00305828"/>
    <w:rsid w:val="003116CF"/>
    <w:rsid w:val="00312D1E"/>
    <w:rsid w:val="003147E0"/>
    <w:rsid w:val="00315447"/>
    <w:rsid w:val="00315A1C"/>
    <w:rsid w:val="00316DE5"/>
    <w:rsid w:val="00316E34"/>
    <w:rsid w:val="003211A0"/>
    <w:rsid w:val="00321389"/>
    <w:rsid w:val="00321391"/>
    <w:rsid w:val="0032148F"/>
    <w:rsid w:val="003217DE"/>
    <w:rsid w:val="00324F7E"/>
    <w:rsid w:val="0032522B"/>
    <w:rsid w:val="00326EFA"/>
    <w:rsid w:val="00330088"/>
    <w:rsid w:val="00337D12"/>
    <w:rsid w:val="00337D6D"/>
    <w:rsid w:val="00342AAB"/>
    <w:rsid w:val="00343E55"/>
    <w:rsid w:val="003447BB"/>
    <w:rsid w:val="00344ABA"/>
    <w:rsid w:val="00345A12"/>
    <w:rsid w:val="00346C33"/>
    <w:rsid w:val="0034728B"/>
    <w:rsid w:val="00351179"/>
    <w:rsid w:val="00351C75"/>
    <w:rsid w:val="0035426E"/>
    <w:rsid w:val="00354C5C"/>
    <w:rsid w:val="00354F56"/>
    <w:rsid w:val="00361A2B"/>
    <w:rsid w:val="003656F8"/>
    <w:rsid w:val="00365C7B"/>
    <w:rsid w:val="00367094"/>
    <w:rsid w:val="00367834"/>
    <w:rsid w:val="00371DF0"/>
    <w:rsid w:val="00375211"/>
    <w:rsid w:val="003756BE"/>
    <w:rsid w:val="00375F41"/>
    <w:rsid w:val="00380A06"/>
    <w:rsid w:val="00380D8D"/>
    <w:rsid w:val="00382063"/>
    <w:rsid w:val="00382B46"/>
    <w:rsid w:val="00383D9F"/>
    <w:rsid w:val="0039197F"/>
    <w:rsid w:val="00391C65"/>
    <w:rsid w:val="00394519"/>
    <w:rsid w:val="00394ECD"/>
    <w:rsid w:val="003965A4"/>
    <w:rsid w:val="003974CE"/>
    <w:rsid w:val="003A1E66"/>
    <w:rsid w:val="003A290A"/>
    <w:rsid w:val="003A2E50"/>
    <w:rsid w:val="003A3057"/>
    <w:rsid w:val="003A5EC7"/>
    <w:rsid w:val="003A735A"/>
    <w:rsid w:val="003B1CBD"/>
    <w:rsid w:val="003B6D72"/>
    <w:rsid w:val="003C08E2"/>
    <w:rsid w:val="003C1CB9"/>
    <w:rsid w:val="003C2348"/>
    <w:rsid w:val="003C3F0F"/>
    <w:rsid w:val="003C4CB8"/>
    <w:rsid w:val="003C5EFB"/>
    <w:rsid w:val="003C6715"/>
    <w:rsid w:val="003C69C8"/>
    <w:rsid w:val="003D18D2"/>
    <w:rsid w:val="003D274C"/>
    <w:rsid w:val="003D660B"/>
    <w:rsid w:val="003E1368"/>
    <w:rsid w:val="003E5F98"/>
    <w:rsid w:val="003E709B"/>
    <w:rsid w:val="003E72DC"/>
    <w:rsid w:val="003F0094"/>
    <w:rsid w:val="003F28C2"/>
    <w:rsid w:val="003F380C"/>
    <w:rsid w:val="003F4EDB"/>
    <w:rsid w:val="003F61FA"/>
    <w:rsid w:val="003F731B"/>
    <w:rsid w:val="004059F4"/>
    <w:rsid w:val="00406815"/>
    <w:rsid w:val="00407A38"/>
    <w:rsid w:val="00407C79"/>
    <w:rsid w:val="00410120"/>
    <w:rsid w:val="00410383"/>
    <w:rsid w:val="0041789D"/>
    <w:rsid w:val="0042050D"/>
    <w:rsid w:val="00420804"/>
    <w:rsid w:val="00421154"/>
    <w:rsid w:val="004217CF"/>
    <w:rsid w:val="00422048"/>
    <w:rsid w:val="00423394"/>
    <w:rsid w:val="00423431"/>
    <w:rsid w:val="00423936"/>
    <w:rsid w:val="004241D6"/>
    <w:rsid w:val="00430DFA"/>
    <w:rsid w:val="00432CFD"/>
    <w:rsid w:val="00433A1F"/>
    <w:rsid w:val="00436826"/>
    <w:rsid w:val="00436F1A"/>
    <w:rsid w:val="00437D0D"/>
    <w:rsid w:val="00443CF3"/>
    <w:rsid w:val="00443D94"/>
    <w:rsid w:val="00444CC2"/>
    <w:rsid w:val="0044649E"/>
    <w:rsid w:val="00450711"/>
    <w:rsid w:val="00453C6E"/>
    <w:rsid w:val="00454590"/>
    <w:rsid w:val="0045463F"/>
    <w:rsid w:val="0045486C"/>
    <w:rsid w:val="00455758"/>
    <w:rsid w:val="00456742"/>
    <w:rsid w:val="00463807"/>
    <w:rsid w:val="00464A83"/>
    <w:rsid w:val="00465186"/>
    <w:rsid w:val="00465418"/>
    <w:rsid w:val="004711FF"/>
    <w:rsid w:val="00472DDB"/>
    <w:rsid w:val="00474739"/>
    <w:rsid w:val="0047686E"/>
    <w:rsid w:val="0047783B"/>
    <w:rsid w:val="00477C7D"/>
    <w:rsid w:val="00480A2C"/>
    <w:rsid w:val="00483735"/>
    <w:rsid w:val="00487193"/>
    <w:rsid w:val="00490DF0"/>
    <w:rsid w:val="004944EE"/>
    <w:rsid w:val="004949BA"/>
    <w:rsid w:val="00495FB8"/>
    <w:rsid w:val="004A0ACB"/>
    <w:rsid w:val="004A22C3"/>
    <w:rsid w:val="004A33D8"/>
    <w:rsid w:val="004A430A"/>
    <w:rsid w:val="004B2526"/>
    <w:rsid w:val="004B3986"/>
    <w:rsid w:val="004B4115"/>
    <w:rsid w:val="004B7D54"/>
    <w:rsid w:val="004D0FE6"/>
    <w:rsid w:val="004D152C"/>
    <w:rsid w:val="004D25C3"/>
    <w:rsid w:val="004D4173"/>
    <w:rsid w:val="004D5711"/>
    <w:rsid w:val="004E09A1"/>
    <w:rsid w:val="004E2445"/>
    <w:rsid w:val="004E3066"/>
    <w:rsid w:val="004E3EE5"/>
    <w:rsid w:val="004E64BA"/>
    <w:rsid w:val="004F01EC"/>
    <w:rsid w:val="004F05A0"/>
    <w:rsid w:val="004F12DC"/>
    <w:rsid w:val="004F1744"/>
    <w:rsid w:val="004F31AB"/>
    <w:rsid w:val="004F63F9"/>
    <w:rsid w:val="004F7BA7"/>
    <w:rsid w:val="004F7F35"/>
    <w:rsid w:val="00501FEE"/>
    <w:rsid w:val="00502248"/>
    <w:rsid w:val="0050266A"/>
    <w:rsid w:val="00502AAF"/>
    <w:rsid w:val="005064F9"/>
    <w:rsid w:val="005067EC"/>
    <w:rsid w:val="00506B4E"/>
    <w:rsid w:val="0050767C"/>
    <w:rsid w:val="00507D97"/>
    <w:rsid w:val="005105B3"/>
    <w:rsid w:val="00511E68"/>
    <w:rsid w:val="00512473"/>
    <w:rsid w:val="005146DF"/>
    <w:rsid w:val="00515A9E"/>
    <w:rsid w:val="00516FB9"/>
    <w:rsid w:val="00520E34"/>
    <w:rsid w:val="00521B56"/>
    <w:rsid w:val="00530DD0"/>
    <w:rsid w:val="00532C5C"/>
    <w:rsid w:val="00540288"/>
    <w:rsid w:val="0054098A"/>
    <w:rsid w:val="005427F3"/>
    <w:rsid w:val="00543C5E"/>
    <w:rsid w:val="00544E03"/>
    <w:rsid w:val="00545D15"/>
    <w:rsid w:val="0054629F"/>
    <w:rsid w:val="005464D0"/>
    <w:rsid w:val="00551E38"/>
    <w:rsid w:val="00552DA1"/>
    <w:rsid w:val="0055396F"/>
    <w:rsid w:val="0056110A"/>
    <w:rsid w:val="00561195"/>
    <w:rsid w:val="00561841"/>
    <w:rsid w:val="00561965"/>
    <w:rsid w:val="005708BA"/>
    <w:rsid w:val="00570D14"/>
    <w:rsid w:val="00574C98"/>
    <w:rsid w:val="005751AD"/>
    <w:rsid w:val="00575BB9"/>
    <w:rsid w:val="005762A4"/>
    <w:rsid w:val="00576575"/>
    <w:rsid w:val="005773A4"/>
    <w:rsid w:val="00577A2B"/>
    <w:rsid w:val="00582BDE"/>
    <w:rsid w:val="0058463E"/>
    <w:rsid w:val="00585B89"/>
    <w:rsid w:val="00586684"/>
    <w:rsid w:val="00590D41"/>
    <w:rsid w:val="0059100C"/>
    <w:rsid w:val="0059110C"/>
    <w:rsid w:val="0059116D"/>
    <w:rsid w:val="005924F9"/>
    <w:rsid w:val="005939C5"/>
    <w:rsid w:val="00593D55"/>
    <w:rsid w:val="00596D4A"/>
    <w:rsid w:val="005A25A7"/>
    <w:rsid w:val="005A4210"/>
    <w:rsid w:val="005A519B"/>
    <w:rsid w:val="005A5854"/>
    <w:rsid w:val="005A6DBB"/>
    <w:rsid w:val="005A76DF"/>
    <w:rsid w:val="005A7A24"/>
    <w:rsid w:val="005B0D0A"/>
    <w:rsid w:val="005B48A5"/>
    <w:rsid w:val="005B5474"/>
    <w:rsid w:val="005B7302"/>
    <w:rsid w:val="005C0F76"/>
    <w:rsid w:val="005C2BE7"/>
    <w:rsid w:val="005C2DD4"/>
    <w:rsid w:val="005C2F97"/>
    <w:rsid w:val="005C5294"/>
    <w:rsid w:val="005C6755"/>
    <w:rsid w:val="005D5D1B"/>
    <w:rsid w:val="005D774E"/>
    <w:rsid w:val="005E161C"/>
    <w:rsid w:val="005E1DB1"/>
    <w:rsid w:val="005E5C7E"/>
    <w:rsid w:val="005F1CED"/>
    <w:rsid w:val="005F581C"/>
    <w:rsid w:val="005F6EB0"/>
    <w:rsid w:val="005F71CB"/>
    <w:rsid w:val="00602C5D"/>
    <w:rsid w:val="0060348E"/>
    <w:rsid w:val="00604136"/>
    <w:rsid w:val="006047BF"/>
    <w:rsid w:val="00604B78"/>
    <w:rsid w:val="00606F3B"/>
    <w:rsid w:val="0061060C"/>
    <w:rsid w:val="00613575"/>
    <w:rsid w:val="006137E6"/>
    <w:rsid w:val="00614DE5"/>
    <w:rsid w:val="006154AB"/>
    <w:rsid w:val="00615CB9"/>
    <w:rsid w:val="00621850"/>
    <w:rsid w:val="00622551"/>
    <w:rsid w:val="00623FFF"/>
    <w:rsid w:val="00624DCA"/>
    <w:rsid w:val="006272AF"/>
    <w:rsid w:val="0062754F"/>
    <w:rsid w:val="00630AD8"/>
    <w:rsid w:val="006311C1"/>
    <w:rsid w:val="00632999"/>
    <w:rsid w:val="00634AB4"/>
    <w:rsid w:val="00634AFF"/>
    <w:rsid w:val="00634B3F"/>
    <w:rsid w:val="0063678C"/>
    <w:rsid w:val="00640329"/>
    <w:rsid w:val="00640EB6"/>
    <w:rsid w:val="0064194D"/>
    <w:rsid w:val="00645B9F"/>
    <w:rsid w:val="00647232"/>
    <w:rsid w:val="00647335"/>
    <w:rsid w:val="00647C42"/>
    <w:rsid w:val="00647CEC"/>
    <w:rsid w:val="006518F5"/>
    <w:rsid w:val="00653E70"/>
    <w:rsid w:val="00656DB3"/>
    <w:rsid w:val="00660BEF"/>
    <w:rsid w:val="00660DEC"/>
    <w:rsid w:val="00662356"/>
    <w:rsid w:val="006705ED"/>
    <w:rsid w:val="00670706"/>
    <w:rsid w:val="00672FA0"/>
    <w:rsid w:val="00675141"/>
    <w:rsid w:val="0067686F"/>
    <w:rsid w:val="00676986"/>
    <w:rsid w:val="00676B58"/>
    <w:rsid w:val="00677E95"/>
    <w:rsid w:val="00680ED1"/>
    <w:rsid w:val="00682462"/>
    <w:rsid w:val="00682D62"/>
    <w:rsid w:val="00683E3D"/>
    <w:rsid w:val="0068415C"/>
    <w:rsid w:val="006862D5"/>
    <w:rsid w:val="00686B02"/>
    <w:rsid w:val="00691C57"/>
    <w:rsid w:val="00693BA5"/>
    <w:rsid w:val="00695739"/>
    <w:rsid w:val="00695759"/>
    <w:rsid w:val="0069770A"/>
    <w:rsid w:val="006A0335"/>
    <w:rsid w:val="006A0E93"/>
    <w:rsid w:val="006A0E96"/>
    <w:rsid w:val="006A4A64"/>
    <w:rsid w:val="006A5D48"/>
    <w:rsid w:val="006A6F10"/>
    <w:rsid w:val="006A72BB"/>
    <w:rsid w:val="006B1A4D"/>
    <w:rsid w:val="006B1FBA"/>
    <w:rsid w:val="006B302B"/>
    <w:rsid w:val="006B3C07"/>
    <w:rsid w:val="006B6C34"/>
    <w:rsid w:val="006B6D31"/>
    <w:rsid w:val="006C05F3"/>
    <w:rsid w:val="006C0B14"/>
    <w:rsid w:val="006C246B"/>
    <w:rsid w:val="006C35A0"/>
    <w:rsid w:val="006C4672"/>
    <w:rsid w:val="006C4C21"/>
    <w:rsid w:val="006C611B"/>
    <w:rsid w:val="006D1A51"/>
    <w:rsid w:val="006D2264"/>
    <w:rsid w:val="006D4094"/>
    <w:rsid w:val="006D45BB"/>
    <w:rsid w:val="006D5DA3"/>
    <w:rsid w:val="006D65B9"/>
    <w:rsid w:val="006D7540"/>
    <w:rsid w:val="006E2874"/>
    <w:rsid w:val="006E3905"/>
    <w:rsid w:val="006E43A6"/>
    <w:rsid w:val="006E4C62"/>
    <w:rsid w:val="006E5D74"/>
    <w:rsid w:val="006E60CC"/>
    <w:rsid w:val="006E706C"/>
    <w:rsid w:val="006E787B"/>
    <w:rsid w:val="006F1436"/>
    <w:rsid w:val="006F1B2D"/>
    <w:rsid w:val="006F2DD5"/>
    <w:rsid w:val="006F418B"/>
    <w:rsid w:val="006F521E"/>
    <w:rsid w:val="006F5AA2"/>
    <w:rsid w:val="006F7751"/>
    <w:rsid w:val="00705001"/>
    <w:rsid w:val="007068DB"/>
    <w:rsid w:val="00710163"/>
    <w:rsid w:val="00711DDB"/>
    <w:rsid w:val="00714200"/>
    <w:rsid w:val="00715026"/>
    <w:rsid w:val="007153DE"/>
    <w:rsid w:val="00717178"/>
    <w:rsid w:val="00717925"/>
    <w:rsid w:val="007234BB"/>
    <w:rsid w:val="00725F95"/>
    <w:rsid w:val="007303ED"/>
    <w:rsid w:val="00730A45"/>
    <w:rsid w:val="0073124D"/>
    <w:rsid w:val="007338EB"/>
    <w:rsid w:val="00734FCB"/>
    <w:rsid w:val="007368A5"/>
    <w:rsid w:val="00741EB6"/>
    <w:rsid w:val="007439A4"/>
    <w:rsid w:val="007440D9"/>
    <w:rsid w:val="00745765"/>
    <w:rsid w:val="00745C7D"/>
    <w:rsid w:val="00747D8E"/>
    <w:rsid w:val="007522E3"/>
    <w:rsid w:val="0075443F"/>
    <w:rsid w:val="0075466B"/>
    <w:rsid w:val="007554AE"/>
    <w:rsid w:val="00755F7D"/>
    <w:rsid w:val="0075674A"/>
    <w:rsid w:val="00756CE0"/>
    <w:rsid w:val="007603A7"/>
    <w:rsid w:val="00762BCF"/>
    <w:rsid w:val="00762F81"/>
    <w:rsid w:val="007665F6"/>
    <w:rsid w:val="00766DDC"/>
    <w:rsid w:val="0076736C"/>
    <w:rsid w:val="00772635"/>
    <w:rsid w:val="0077361B"/>
    <w:rsid w:val="00775CD1"/>
    <w:rsid w:val="0077679B"/>
    <w:rsid w:val="007801BB"/>
    <w:rsid w:val="00782A31"/>
    <w:rsid w:val="00783E9E"/>
    <w:rsid w:val="007855EB"/>
    <w:rsid w:val="007872F3"/>
    <w:rsid w:val="0079054D"/>
    <w:rsid w:val="00791247"/>
    <w:rsid w:val="00791905"/>
    <w:rsid w:val="00792938"/>
    <w:rsid w:val="007929D2"/>
    <w:rsid w:val="007949CA"/>
    <w:rsid w:val="0079700C"/>
    <w:rsid w:val="007A0F40"/>
    <w:rsid w:val="007A31DA"/>
    <w:rsid w:val="007A6008"/>
    <w:rsid w:val="007A74F4"/>
    <w:rsid w:val="007A77B2"/>
    <w:rsid w:val="007A7CD0"/>
    <w:rsid w:val="007B2405"/>
    <w:rsid w:val="007B350A"/>
    <w:rsid w:val="007B64AB"/>
    <w:rsid w:val="007B74D6"/>
    <w:rsid w:val="007C00FB"/>
    <w:rsid w:val="007C0A06"/>
    <w:rsid w:val="007C1D5D"/>
    <w:rsid w:val="007C3DD9"/>
    <w:rsid w:val="007C4874"/>
    <w:rsid w:val="007C650F"/>
    <w:rsid w:val="007D0E15"/>
    <w:rsid w:val="007D2C67"/>
    <w:rsid w:val="007D2C68"/>
    <w:rsid w:val="007D6429"/>
    <w:rsid w:val="007E003E"/>
    <w:rsid w:val="007E025A"/>
    <w:rsid w:val="007E1097"/>
    <w:rsid w:val="007E1D1C"/>
    <w:rsid w:val="007E4BEA"/>
    <w:rsid w:val="007E5190"/>
    <w:rsid w:val="007F0EC2"/>
    <w:rsid w:val="007F22FA"/>
    <w:rsid w:val="007F4504"/>
    <w:rsid w:val="007F49AF"/>
    <w:rsid w:val="007F6D6B"/>
    <w:rsid w:val="00800FCD"/>
    <w:rsid w:val="00801629"/>
    <w:rsid w:val="0080182D"/>
    <w:rsid w:val="00801E57"/>
    <w:rsid w:val="008021C8"/>
    <w:rsid w:val="00802B2D"/>
    <w:rsid w:val="00802C11"/>
    <w:rsid w:val="008033A6"/>
    <w:rsid w:val="00806DE7"/>
    <w:rsid w:val="008109DA"/>
    <w:rsid w:val="00810E1E"/>
    <w:rsid w:val="00811546"/>
    <w:rsid w:val="0081240F"/>
    <w:rsid w:val="0081614B"/>
    <w:rsid w:val="00817559"/>
    <w:rsid w:val="00820DC8"/>
    <w:rsid w:val="008219EF"/>
    <w:rsid w:val="0082264C"/>
    <w:rsid w:val="00822E5A"/>
    <w:rsid w:val="00823330"/>
    <w:rsid w:val="008250C7"/>
    <w:rsid w:val="00825CAB"/>
    <w:rsid w:val="0083014B"/>
    <w:rsid w:val="00831C48"/>
    <w:rsid w:val="00832985"/>
    <w:rsid w:val="00833D7D"/>
    <w:rsid w:val="00834963"/>
    <w:rsid w:val="00836C7D"/>
    <w:rsid w:val="008444A8"/>
    <w:rsid w:val="008459CF"/>
    <w:rsid w:val="00845DBF"/>
    <w:rsid w:val="00846535"/>
    <w:rsid w:val="00846A76"/>
    <w:rsid w:val="0084718F"/>
    <w:rsid w:val="0084755B"/>
    <w:rsid w:val="00851383"/>
    <w:rsid w:val="008525A6"/>
    <w:rsid w:val="00853555"/>
    <w:rsid w:val="00854575"/>
    <w:rsid w:val="00854BC1"/>
    <w:rsid w:val="0085541A"/>
    <w:rsid w:val="00856BB6"/>
    <w:rsid w:val="0085752E"/>
    <w:rsid w:val="008614D9"/>
    <w:rsid w:val="00861C77"/>
    <w:rsid w:val="00861EAF"/>
    <w:rsid w:val="008634B2"/>
    <w:rsid w:val="008640C7"/>
    <w:rsid w:val="00865035"/>
    <w:rsid w:val="00867798"/>
    <w:rsid w:val="00870055"/>
    <w:rsid w:val="00870A59"/>
    <w:rsid w:val="00870E26"/>
    <w:rsid w:val="00874D51"/>
    <w:rsid w:val="00876796"/>
    <w:rsid w:val="00880166"/>
    <w:rsid w:val="008805BA"/>
    <w:rsid w:val="008821A9"/>
    <w:rsid w:val="00882671"/>
    <w:rsid w:val="00885488"/>
    <w:rsid w:val="00885C6B"/>
    <w:rsid w:val="00886CA0"/>
    <w:rsid w:val="0089027F"/>
    <w:rsid w:val="00892322"/>
    <w:rsid w:val="0089311C"/>
    <w:rsid w:val="00893E5E"/>
    <w:rsid w:val="00895E4B"/>
    <w:rsid w:val="0089703A"/>
    <w:rsid w:val="008A3396"/>
    <w:rsid w:val="008A3F7A"/>
    <w:rsid w:val="008A7B85"/>
    <w:rsid w:val="008B0CA9"/>
    <w:rsid w:val="008B1857"/>
    <w:rsid w:val="008B5706"/>
    <w:rsid w:val="008B5DCA"/>
    <w:rsid w:val="008C06E5"/>
    <w:rsid w:val="008C18E1"/>
    <w:rsid w:val="008C304A"/>
    <w:rsid w:val="008C32D5"/>
    <w:rsid w:val="008C5D6C"/>
    <w:rsid w:val="008D5DBA"/>
    <w:rsid w:val="008D6A9C"/>
    <w:rsid w:val="008D7B78"/>
    <w:rsid w:val="008E0DFB"/>
    <w:rsid w:val="008E1125"/>
    <w:rsid w:val="008E1655"/>
    <w:rsid w:val="008E2B98"/>
    <w:rsid w:val="008E6139"/>
    <w:rsid w:val="008E7089"/>
    <w:rsid w:val="008E72AF"/>
    <w:rsid w:val="008F05DA"/>
    <w:rsid w:val="008F1301"/>
    <w:rsid w:val="008F2D6E"/>
    <w:rsid w:val="008F31F0"/>
    <w:rsid w:val="008F3929"/>
    <w:rsid w:val="008F3BA6"/>
    <w:rsid w:val="008F53A8"/>
    <w:rsid w:val="008F5AEF"/>
    <w:rsid w:val="008F63FD"/>
    <w:rsid w:val="009012F9"/>
    <w:rsid w:val="0090183A"/>
    <w:rsid w:val="00901B79"/>
    <w:rsid w:val="00901BF0"/>
    <w:rsid w:val="00902FC8"/>
    <w:rsid w:val="009037E9"/>
    <w:rsid w:val="00903976"/>
    <w:rsid w:val="00903A86"/>
    <w:rsid w:val="009045CA"/>
    <w:rsid w:val="00904E4B"/>
    <w:rsid w:val="0090557B"/>
    <w:rsid w:val="00906F70"/>
    <w:rsid w:val="00907E76"/>
    <w:rsid w:val="0091470D"/>
    <w:rsid w:val="00915224"/>
    <w:rsid w:val="00916EB3"/>
    <w:rsid w:val="0092277F"/>
    <w:rsid w:val="00922C81"/>
    <w:rsid w:val="00923002"/>
    <w:rsid w:val="009238EC"/>
    <w:rsid w:val="00924283"/>
    <w:rsid w:val="00926D70"/>
    <w:rsid w:val="00926F43"/>
    <w:rsid w:val="00927212"/>
    <w:rsid w:val="00930B99"/>
    <w:rsid w:val="00931978"/>
    <w:rsid w:val="00933790"/>
    <w:rsid w:val="00934131"/>
    <w:rsid w:val="00936E04"/>
    <w:rsid w:val="00937D95"/>
    <w:rsid w:val="00943DBB"/>
    <w:rsid w:val="00944159"/>
    <w:rsid w:val="0094493E"/>
    <w:rsid w:val="00945C2B"/>
    <w:rsid w:val="00950860"/>
    <w:rsid w:val="00955D7D"/>
    <w:rsid w:val="009565B0"/>
    <w:rsid w:val="009574C6"/>
    <w:rsid w:val="00960822"/>
    <w:rsid w:val="00962E43"/>
    <w:rsid w:val="009640A1"/>
    <w:rsid w:val="00965552"/>
    <w:rsid w:val="009658A2"/>
    <w:rsid w:val="00965CDC"/>
    <w:rsid w:val="009707EA"/>
    <w:rsid w:val="00970FB8"/>
    <w:rsid w:val="00972583"/>
    <w:rsid w:val="00973216"/>
    <w:rsid w:val="00974202"/>
    <w:rsid w:val="00974FB2"/>
    <w:rsid w:val="00975A3B"/>
    <w:rsid w:val="009777F2"/>
    <w:rsid w:val="009817DF"/>
    <w:rsid w:val="00981BE4"/>
    <w:rsid w:val="0098297F"/>
    <w:rsid w:val="0098498A"/>
    <w:rsid w:val="0098654C"/>
    <w:rsid w:val="009870C5"/>
    <w:rsid w:val="0098763D"/>
    <w:rsid w:val="0099008A"/>
    <w:rsid w:val="00990963"/>
    <w:rsid w:val="00992873"/>
    <w:rsid w:val="00992DAC"/>
    <w:rsid w:val="00994AB4"/>
    <w:rsid w:val="00995660"/>
    <w:rsid w:val="00995F01"/>
    <w:rsid w:val="0099600F"/>
    <w:rsid w:val="00997595"/>
    <w:rsid w:val="009A037A"/>
    <w:rsid w:val="009A09B2"/>
    <w:rsid w:val="009A25C8"/>
    <w:rsid w:val="009A408F"/>
    <w:rsid w:val="009A40B8"/>
    <w:rsid w:val="009A45B7"/>
    <w:rsid w:val="009A7C9A"/>
    <w:rsid w:val="009B1877"/>
    <w:rsid w:val="009B403F"/>
    <w:rsid w:val="009B487B"/>
    <w:rsid w:val="009B58F2"/>
    <w:rsid w:val="009B5BE1"/>
    <w:rsid w:val="009B70C2"/>
    <w:rsid w:val="009B7437"/>
    <w:rsid w:val="009B7620"/>
    <w:rsid w:val="009BEBC6"/>
    <w:rsid w:val="009C0CA7"/>
    <w:rsid w:val="009C1064"/>
    <w:rsid w:val="009C4206"/>
    <w:rsid w:val="009C506C"/>
    <w:rsid w:val="009D0483"/>
    <w:rsid w:val="009D0AC1"/>
    <w:rsid w:val="009D2519"/>
    <w:rsid w:val="009D2991"/>
    <w:rsid w:val="009D61BE"/>
    <w:rsid w:val="009D7B7F"/>
    <w:rsid w:val="009E0014"/>
    <w:rsid w:val="009E2F7C"/>
    <w:rsid w:val="009E3589"/>
    <w:rsid w:val="009E38E9"/>
    <w:rsid w:val="009E602A"/>
    <w:rsid w:val="009F144F"/>
    <w:rsid w:val="009F1565"/>
    <w:rsid w:val="009F158C"/>
    <w:rsid w:val="009F2813"/>
    <w:rsid w:val="009F7E5C"/>
    <w:rsid w:val="00A00E6A"/>
    <w:rsid w:val="00A01F3F"/>
    <w:rsid w:val="00A02605"/>
    <w:rsid w:val="00A028BF"/>
    <w:rsid w:val="00A02F02"/>
    <w:rsid w:val="00A04680"/>
    <w:rsid w:val="00A0533C"/>
    <w:rsid w:val="00A06F94"/>
    <w:rsid w:val="00A076FC"/>
    <w:rsid w:val="00A07D96"/>
    <w:rsid w:val="00A113FF"/>
    <w:rsid w:val="00A13D9B"/>
    <w:rsid w:val="00A15DFB"/>
    <w:rsid w:val="00A21F40"/>
    <w:rsid w:val="00A27C45"/>
    <w:rsid w:val="00A3098B"/>
    <w:rsid w:val="00A3364C"/>
    <w:rsid w:val="00A336A6"/>
    <w:rsid w:val="00A33E3D"/>
    <w:rsid w:val="00A3622D"/>
    <w:rsid w:val="00A362C3"/>
    <w:rsid w:val="00A4016D"/>
    <w:rsid w:val="00A4074B"/>
    <w:rsid w:val="00A4408C"/>
    <w:rsid w:val="00A45A17"/>
    <w:rsid w:val="00A5127B"/>
    <w:rsid w:val="00A51F4C"/>
    <w:rsid w:val="00A56E9D"/>
    <w:rsid w:val="00A57219"/>
    <w:rsid w:val="00A60C50"/>
    <w:rsid w:val="00A60E7A"/>
    <w:rsid w:val="00A63EC9"/>
    <w:rsid w:val="00A651D4"/>
    <w:rsid w:val="00A654F9"/>
    <w:rsid w:val="00A72FE9"/>
    <w:rsid w:val="00A75EE6"/>
    <w:rsid w:val="00A761B5"/>
    <w:rsid w:val="00A7781E"/>
    <w:rsid w:val="00A7783B"/>
    <w:rsid w:val="00A77DEB"/>
    <w:rsid w:val="00A800A3"/>
    <w:rsid w:val="00A82B65"/>
    <w:rsid w:val="00A848E8"/>
    <w:rsid w:val="00A85280"/>
    <w:rsid w:val="00A8637F"/>
    <w:rsid w:val="00A90807"/>
    <w:rsid w:val="00A913FA"/>
    <w:rsid w:val="00A916BD"/>
    <w:rsid w:val="00A935D2"/>
    <w:rsid w:val="00A941F3"/>
    <w:rsid w:val="00A94997"/>
    <w:rsid w:val="00A978BB"/>
    <w:rsid w:val="00AA1D95"/>
    <w:rsid w:val="00AA3B4D"/>
    <w:rsid w:val="00AA3E2B"/>
    <w:rsid w:val="00AA716F"/>
    <w:rsid w:val="00AB034E"/>
    <w:rsid w:val="00AB0AF5"/>
    <w:rsid w:val="00AB10DB"/>
    <w:rsid w:val="00AB6D4B"/>
    <w:rsid w:val="00AB7204"/>
    <w:rsid w:val="00AB7C91"/>
    <w:rsid w:val="00AB7FE0"/>
    <w:rsid w:val="00AC012E"/>
    <w:rsid w:val="00AC1F9A"/>
    <w:rsid w:val="00AC2CBD"/>
    <w:rsid w:val="00AC37DD"/>
    <w:rsid w:val="00AC6249"/>
    <w:rsid w:val="00AC7001"/>
    <w:rsid w:val="00AC7A06"/>
    <w:rsid w:val="00AD0196"/>
    <w:rsid w:val="00AD0F27"/>
    <w:rsid w:val="00AD1E70"/>
    <w:rsid w:val="00AD3B81"/>
    <w:rsid w:val="00AD5A1B"/>
    <w:rsid w:val="00AD5C9C"/>
    <w:rsid w:val="00AE326C"/>
    <w:rsid w:val="00AE67F7"/>
    <w:rsid w:val="00AE7063"/>
    <w:rsid w:val="00AF2BA9"/>
    <w:rsid w:val="00AF2EC9"/>
    <w:rsid w:val="00AF4A72"/>
    <w:rsid w:val="00AF57D9"/>
    <w:rsid w:val="00AF60C6"/>
    <w:rsid w:val="00AF68ED"/>
    <w:rsid w:val="00B004FA"/>
    <w:rsid w:val="00B009F2"/>
    <w:rsid w:val="00B03B21"/>
    <w:rsid w:val="00B059E3"/>
    <w:rsid w:val="00B063A2"/>
    <w:rsid w:val="00B11E05"/>
    <w:rsid w:val="00B12EDC"/>
    <w:rsid w:val="00B139FD"/>
    <w:rsid w:val="00B15EBB"/>
    <w:rsid w:val="00B16AD5"/>
    <w:rsid w:val="00B16BC1"/>
    <w:rsid w:val="00B21380"/>
    <w:rsid w:val="00B2681E"/>
    <w:rsid w:val="00B27406"/>
    <w:rsid w:val="00B27A42"/>
    <w:rsid w:val="00B30299"/>
    <w:rsid w:val="00B3264F"/>
    <w:rsid w:val="00B34200"/>
    <w:rsid w:val="00B35F17"/>
    <w:rsid w:val="00B36792"/>
    <w:rsid w:val="00B369FA"/>
    <w:rsid w:val="00B37127"/>
    <w:rsid w:val="00B372AE"/>
    <w:rsid w:val="00B41166"/>
    <w:rsid w:val="00B42559"/>
    <w:rsid w:val="00B43E94"/>
    <w:rsid w:val="00B45F34"/>
    <w:rsid w:val="00B46A4D"/>
    <w:rsid w:val="00B46BCC"/>
    <w:rsid w:val="00B46D7A"/>
    <w:rsid w:val="00B50EE1"/>
    <w:rsid w:val="00B51A79"/>
    <w:rsid w:val="00B51B8A"/>
    <w:rsid w:val="00B55FF3"/>
    <w:rsid w:val="00B560F3"/>
    <w:rsid w:val="00B567A3"/>
    <w:rsid w:val="00B612BF"/>
    <w:rsid w:val="00B63CD3"/>
    <w:rsid w:val="00B640C2"/>
    <w:rsid w:val="00B64EAA"/>
    <w:rsid w:val="00B65288"/>
    <w:rsid w:val="00B66430"/>
    <w:rsid w:val="00B6739F"/>
    <w:rsid w:val="00B74560"/>
    <w:rsid w:val="00B75D4E"/>
    <w:rsid w:val="00B75DEC"/>
    <w:rsid w:val="00B77A32"/>
    <w:rsid w:val="00B80689"/>
    <w:rsid w:val="00B80973"/>
    <w:rsid w:val="00B84AFD"/>
    <w:rsid w:val="00B87615"/>
    <w:rsid w:val="00B87A7F"/>
    <w:rsid w:val="00B90A30"/>
    <w:rsid w:val="00B9105D"/>
    <w:rsid w:val="00B91CF1"/>
    <w:rsid w:val="00B936A1"/>
    <w:rsid w:val="00B93ECD"/>
    <w:rsid w:val="00B94047"/>
    <w:rsid w:val="00B954D3"/>
    <w:rsid w:val="00BA25C6"/>
    <w:rsid w:val="00BA2A93"/>
    <w:rsid w:val="00BA3B52"/>
    <w:rsid w:val="00BA69F8"/>
    <w:rsid w:val="00BB082F"/>
    <w:rsid w:val="00BB21B6"/>
    <w:rsid w:val="00BB2B3D"/>
    <w:rsid w:val="00BB3210"/>
    <w:rsid w:val="00BB6026"/>
    <w:rsid w:val="00BC1D02"/>
    <w:rsid w:val="00BC1D4A"/>
    <w:rsid w:val="00BC487B"/>
    <w:rsid w:val="00BC55C8"/>
    <w:rsid w:val="00BC7A47"/>
    <w:rsid w:val="00BD3200"/>
    <w:rsid w:val="00BD4638"/>
    <w:rsid w:val="00BD67C2"/>
    <w:rsid w:val="00BD7B91"/>
    <w:rsid w:val="00BD7D94"/>
    <w:rsid w:val="00BE291B"/>
    <w:rsid w:val="00BE36E6"/>
    <w:rsid w:val="00BE3E5D"/>
    <w:rsid w:val="00BE6B08"/>
    <w:rsid w:val="00BE6C2E"/>
    <w:rsid w:val="00BF0E15"/>
    <w:rsid w:val="00BF31C1"/>
    <w:rsid w:val="00BF3E38"/>
    <w:rsid w:val="00BF45C5"/>
    <w:rsid w:val="00BF558F"/>
    <w:rsid w:val="00BF6B02"/>
    <w:rsid w:val="00BF751B"/>
    <w:rsid w:val="00BF7C70"/>
    <w:rsid w:val="00BF7F5B"/>
    <w:rsid w:val="00C001CB"/>
    <w:rsid w:val="00C013ED"/>
    <w:rsid w:val="00C04181"/>
    <w:rsid w:val="00C04573"/>
    <w:rsid w:val="00C047E9"/>
    <w:rsid w:val="00C076BE"/>
    <w:rsid w:val="00C1077E"/>
    <w:rsid w:val="00C108DC"/>
    <w:rsid w:val="00C11F0E"/>
    <w:rsid w:val="00C17160"/>
    <w:rsid w:val="00C17867"/>
    <w:rsid w:val="00C20A13"/>
    <w:rsid w:val="00C21C80"/>
    <w:rsid w:val="00C22500"/>
    <w:rsid w:val="00C22A9D"/>
    <w:rsid w:val="00C24449"/>
    <w:rsid w:val="00C26A3B"/>
    <w:rsid w:val="00C307E0"/>
    <w:rsid w:val="00C372C5"/>
    <w:rsid w:val="00C43F78"/>
    <w:rsid w:val="00C450B4"/>
    <w:rsid w:val="00C450B7"/>
    <w:rsid w:val="00C45902"/>
    <w:rsid w:val="00C471FA"/>
    <w:rsid w:val="00C47F78"/>
    <w:rsid w:val="00C50478"/>
    <w:rsid w:val="00C51374"/>
    <w:rsid w:val="00C531CD"/>
    <w:rsid w:val="00C5456B"/>
    <w:rsid w:val="00C55B82"/>
    <w:rsid w:val="00C57B6F"/>
    <w:rsid w:val="00C62A07"/>
    <w:rsid w:val="00C63D48"/>
    <w:rsid w:val="00C641EA"/>
    <w:rsid w:val="00C64A36"/>
    <w:rsid w:val="00C70EBD"/>
    <w:rsid w:val="00C714DE"/>
    <w:rsid w:val="00C72781"/>
    <w:rsid w:val="00C72A1B"/>
    <w:rsid w:val="00C738F9"/>
    <w:rsid w:val="00C73960"/>
    <w:rsid w:val="00C75BB5"/>
    <w:rsid w:val="00C76B02"/>
    <w:rsid w:val="00C83E77"/>
    <w:rsid w:val="00C85D74"/>
    <w:rsid w:val="00C870EF"/>
    <w:rsid w:val="00C87C3B"/>
    <w:rsid w:val="00C92C5B"/>
    <w:rsid w:val="00C935FF"/>
    <w:rsid w:val="00C941A8"/>
    <w:rsid w:val="00C951DB"/>
    <w:rsid w:val="00C95F92"/>
    <w:rsid w:val="00C9761B"/>
    <w:rsid w:val="00C9797D"/>
    <w:rsid w:val="00CA22E9"/>
    <w:rsid w:val="00CA26CB"/>
    <w:rsid w:val="00CA4BB7"/>
    <w:rsid w:val="00CA6BDF"/>
    <w:rsid w:val="00CA6D0A"/>
    <w:rsid w:val="00CB16B9"/>
    <w:rsid w:val="00CB6BB8"/>
    <w:rsid w:val="00CB7B76"/>
    <w:rsid w:val="00CB7ED6"/>
    <w:rsid w:val="00CC0EB2"/>
    <w:rsid w:val="00CC14A0"/>
    <w:rsid w:val="00CC1DC2"/>
    <w:rsid w:val="00CC3CC7"/>
    <w:rsid w:val="00CC48ED"/>
    <w:rsid w:val="00CC54E6"/>
    <w:rsid w:val="00CC5FA6"/>
    <w:rsid w:val="00CC69B5"/>
    <w:rsid w:val="00CC7AF7"/>
    <w:rsid w:val="00CC7EC3"/>
    <w:rsid w:val="00CD071E"/>
    <w:rsid w:val="00CD0AF8"/>
    <w:rsid w:val="00CD3DC1"/>
    <w:rsid w:val="00CD54F4"/>
    <w:rsid w:val="00CD78DF"/>
    <w:rsid w:val="00CE4288"/>
    <w:rsid w:val="00CE729E"/>
    <w:rsid w:val="00CF11C2"/>
    <w:rsid w:val="00CF15CB"/>
    <w:rsid w:val="00CF1AFF"/>
    <w:rsid w:val="00CF49E1"/>
    <w:rsid w:val="00CF5637"/>
    <w:rsid w:val="00D02382"/>
    <w:rsid w:val="00D0304B"/>
    <w:rsid w:val="00D047F5"/>
    <w:rsid w:val="00D04A30"/>
    <w:rsid w:val="00D04E0E"/>
    <w:rsid w:val="00D05009"/>
    <w:rsid w:val="00D054DF"/>
    <w:rsid w:val="00D05BDA"/>
    <w:rsid w:val="00D061E0"/>
    <w:rsid w:val="00D10A47"/>
    <w:rsid w:val="00D10F30"/>
    <w:rsid w:val="00D12A81"/>
    <w:rsid w:val="00D13B2A"/>
    <w:rsid w:val="00D13E0C"/>
    <w:rsid w:val="00D14133"/>
    <w:rsid w:val="00D15EE4"/>
    <w:rsid w:val="00D20430"/>
    <w:rsid w:val="00D20514"/>
    <w:rsid w:val="00D21775"/>
    <w:rsid w:val="00D21B83"/>
    <w:rsid w:val="00D225F5"/>
    <w:rsid w:val="00D22A69"/>
    <w:rsid w:val="00D26924"/>
    <w:rsid w:val="00D31E70"/>
    <w:rsid w:val="00D37EC3"/>
    <w:rsid w:val="00D402D1"/>
    <w:rsid w:val="00D442D7"/>
    <w:rsid w:val="00D46EEE"/>
    <w:rsid w:val="00D50545"/>
    <w:rsid w:val="00D534DD"/>
    <w:rsid w:val="00D53719"/>
    <w:rsid w:val="00D54D8A"/>
    <w:rsid w:val="00D57120"/>
    <w:rsid w:val="00D61D62"/>
    <w:rsid w:val="00D62531"/>
    <w:rsid w:val="00D6359F"/>
    <w:rsid w:val="00D64E78"/>
    <w:rsid w:val="00D658FC"/>
    <w:rsid w:val="00D65A18"/>
    <w:rsid w:val="00D6678C"/>
    <w:rsid w:val="00D67DA4"/>
    <w:rsid w:val="00D67E7A"/>
    <w:rsid w:val="00D70F74"/>
    <w:rsid w:val="00D74338"/>
    <w:rsid w:val="00D74995"/>
    <w:rsid w:val="00D74C04"/>
    <w:rsid w:val="00D77AB0"/>
    <w:rsid w:val="00D82CF8"/>
    <w:rsid w:val="00D83ADD"/>
    <w:rsid w:val="00D84852"/>
    <w:rsid w:val="00D853EE"/>
    <w:rsid w:val="00D87E7C"/>
    <w:rsid w:val="00D90DD7"/>
    <w:rsid w:val="00D93848"/>
    <w:rsid w:val="00D95C1A"/>
    <w:rsid w:val="00D977CC"/>
    <w:rsid w:val="00DA02F3"/>
    <w:rsid w:val="00DA22C6"/>
    <w:rsid w:val="00DA29BD"/>
    <w:rsid w:val="00DA38CA"/>
    <w:rsid w:val="00DA4421"/>
    <w:rsid w:val="00DA465A"/>
    <w:rsid w:val="00DB140E"/>
    <w:rsid w:val="00DB24DB"/>
    <w:rsid w:val="00DB2A70"/>
    <w:rsid w:val="00DB2ABB"/>
    <w:rsid w:val="00DB3E29"/>
    <w:rsid w:val="00DB49C7"/>
    <w:rsid w:val="00DB78D4"/>
    <w:rsid w:val="00DC0E7A"/>
    <w:rsid w:val="00DC15F8"/>
    <w:rsid w:val="00DC2477"/>
    <w:rsid w:val="00DC2E2B"/>
    <w:rsid w:val="00DC5CFF"/>
    <w:rsid w:val="00DC747C"/>
    <w:rsid w:val="00DC7D83"/>
    <w:rsid w:val="00DD0BC4"/>
    <w:rsid w:val="00DD15FE"/>
    <w:rsid w:val="00DD51C6"/>
    <w:rsid w:val="00DD5ED9"/>
    <w:rsid w:val="00DE2490"/>
    <w:rsid w:val="00DE6C00"/>
    <w:rsid w:val="00DF097D"/>
    <w:rsid w:val="00DF3E53"/>
    <w:rsid w:val="00DF5B0C"/>
    <w:rsid w:val="00DF69BB"/>
    <w:rsid w:val="00DF7153"/>
    <w:rsid w:val="00E07392"/>
    <w:rsid w:val="00E11170"/>
    <w:rsid w:val="00E150E5"/>
    <w:rsid w:val="00E153C6"/>
    <w:rsid w:val="00E15F19"/>
    <w:rsid w:val="00E16005"/>
    <w:rsid w:val="00E163E2"/>
    <w:rsid w:val="00E17813"/>
    <w:rsid w:val="00E20652"/>
    <w:rsid w:val="00E20C35"/>
    <w:rsid w:val="00E2541A"/>
    <w:rsid w:val="00E26158"/>
    <w:rsid w:val="00E26DCD"/>
    <w:rsid w:val="00E31150"/>
    <w:rsid w:val="00E320AD"/>
    <w:rsid w:val="00E36556"/>
    <w:rsid w:val="00E36CDF"/>
    <w:rsid w:val="00E3790E"/>
    <w:rsid w:val="00E42880"/>
    <w:rsid w:val="00E44DAC"/>
    <w:rsid w:val="00E454FE"/>
    <w:rsid w:val="00E46D7E"/>
    <w:rsid w:val="00E50021"/>
    <w:rsid w:val="00E51C2F"/>
    <w:rsid w:val="00E5343D"/>
    <w:rsid w:val="00E5514F"/>
    <w:rsid w:val="00E5676B"/>
    <w:rsid w:val="00E571D5"/>
    <w:rsid w:val="00E625DC"/>
    <w:rsid w:val="00E65862"/>
    <w:rsid w:val="00E70203"/>
    <w:rsid w:val="00E70609"/>
    <w:rsid w:val="00E70AD7"/>
    <w:rsid w:val="00E7119A"/>
    <w:rsid w:val="00E72268"/>
    <w:rsid w:val="00E73B66"/>
    <w:rsid w:val="00E77E64"/>
    <w:rsid w:val="00E80046"/>
    <w:rsid w:val="00E800F6"/>
    <w:rsid w:val="00E80277"/>
    <w:rsid w:val="00E81B8D"/>
    <w:rsid w:val="00E82823"/>
    <w:rsid w:val="00E94138"/>
    <w:rsid w:val="00E94A87"/>
    <w:rsid w:val="00E95FAB"/>
    <w:rsid w:val="00EA025E"/>
    <w:rsid w:val="00EA03B9"/>
    <w:rsid w:val="00EA0516"/>
    <w:rsid w:val="00EA3623"/>
    <w:rsid w:val="00EA4979"/>
    <w:rsid w:val="00EA52BA"/>
    <w:rsid w:val="00EA6D16"/>
    <w:rsid w:val="00EA6F89"/>
    <w:rsid w:val="00EB071C"/>
    <w:rsid w:val="00EB41B3"/>
    <w:rsid w:val="00EB5296"/>
    <w:rsid w:val="00EB54E3"/>
    <w:rsid w:val="00EB5E48"/>
    <w:rsid w:val="00EB6192"/>
    <w:rsid w:val="00EB71E3"/>
    <w:rsid w:val="00EC19A3"/>
    <w:rsid w:val="00EC201A"/>
    <w:rsid w:val="00EC230A"/>
    <w:rsid w:val="00EC36D9"/>
    <w:rsid w:val="00EC49B7"/>
    <w:rsid w:val="00EC6029"/>
    <w:rsid w:val="00EC73E5"/>
    <w:rsid w:val="00ED0604"/>
    <w:rsid w:val="00ED0905"/>
    <w:rsid w:val="00ED3CA2"/>
    <w:rsid w:val="00ED4938"/>
    <w:rsid w:val="00EE0207"/>
    <w:rsid w:val="00EE192A"/>
    <w:rsid w:val="00EE2C48"/>
    <w:rsid w:val="00EE2C6C"/>
    <w:rsid w:val="00EE41CD"/>
    <w:rsid w:val="00EE41E5"/>
    <w:rsid w:val="00EE44F4"/>
    <w:rsid w:val="00EE51DC"/>
    <w:rsid w:val="00EE5414"/>
    <w:rsid w:val="00EE6869"/>
    <w:rsid w:val="00EE6A96"/>
    <w:rsid w:val="00EE7467"/>
    <w:rsid w:val="00EE7D9C"/>
    <w:rsid w:val="00EF4AA3"/>
    <w:rsid w:val="00EF4E2B"/>
    <w:rsid w:val="00EF6B05"/>
    <w:rsid w:val="00F010F2"/>
    <w:rsid w:val="00F03CB6"/>
    <w:rsid w:val="00F03D58"/>
    <w:rsid w:val="00F0619A"/>
    <w:rsid w:val="00F06E7F"/>
    <w:rsid w:val="00F10431"/>
    <w:rsid w:val="00F119CC"/>
    <w:rsid w:val="00F12974"/>
    <w:rsid w:val="00F134E8"/>
    <w:rsid w:val="00F13C10"/>
    <w:rsid w:val="00F14FE3"/>
    <w:rsid w:val="00F20EF4"/>
    <w:rsid w:val="00F21534"/>
    <w:rsid w:val="00F223CF"/>
    <w:rsid w:val="00F22EF2"/>
    <w:rsid w:val="00F25A20"/>
    <w:rsid w:val="00F3154A"/>
    <w:rsid w:val="00F32E0B"/>
    <w:rsid w:val="00F33521"/>
    <w:rsid w:val="00F35EBA"/>
    <w:rsid w:val="00F37B97"/>
    <w:rsid w:val="00F37BD1"/>
    <w:rsid w:val="00F37D36"/>
    <w:rsid w:val="00F4129E"/>
    <w:rsid w:val="00F42475"/>
    <w:rsid w:val="00F4601E"/>
    <w:rsid w:val="00F50146"/>
    <w:rsid w:val="00F504AF"/>
    <w:rsid w:val="00F55035"/>
    <w:rsid w:val="00F62348"/>
    <w:rsid w:val="00F675BC"/>
    <w:rsid w:val="00F70700"/>
    <w:rsid w:val="00F7379D"/>
    <w:rsid w:val="00F76712"/>
    <w:rsid w:val="00F76AD4"/>
    <w:rsid w:val="00F779A1"/>
    <w:rsid w:val="00F8108A"/>
    <w:rsid w:val="00F8363C"/>
    <w:rsid w:val="00F84A72"/>
    <w:rsid w:val="00F879E0"/>
    <w:rsid w:val="00F90CDA"/>
    <w:rsid w:val="00F91F9F"/>
    <w:rsid w:val="00F92B15"/>
    <w:rsid w:val="00F93E68"/>
    <w:rsid w:val="00F9465E"/>
    <w:rsid w:val="00F950F1"/>
    <w:rsid w:val="00F9600F"/>
    <w:rsid w:val="00F96C59"/>
    <w:rsid w:val="00FA05D8"/>
    <w:rsid w:val="00FA39BF"/>
    <w:rsid w:val="00FA5765"/>
    <w:rsid w:val="00FA6ACE"/>
    <w:rsid w:val="00FA6B2D"/>
    <w:rsid w:val="00FA70BF"/>
    <w:rsid w:val="00FA7B39"/>
    <w:rsid w:val="00FB1ECD"/>
    <w:rsid w:val="00FB3181"/>
    <w:rsid w:val="00FB32F5"/>
    <w:rsid w:val="00FB58BB"/>
    <w:rsid w:val="00FB608E"/>
    <w:rsid w:val="00FB61DE"/>
    <w:rsid w:val="00FC057D"/>
    <w:rsid w:val="00FC17AE"/>
    <w:rsid w:val="00FC28D6"/>
    <w:rsid w:val="00FC4540"/>
    <w:rsid w:val="00FC56BA"/>
    <w:rsid w:val="00FC5DBD"/>
    <w:rsid w:val="00FC6B52"/>
    <w:rsid w:val="00FC71B3"/>
    <w:rsid w:val="00FD2405"/>
    <w:rsid w:val="00FD2D0D"/>
    <w:rsid w:val="00FE21B4"/>
    <w:rsid w:val="00FE320D"/>
    <w:rsid w:val="00FE3B13"/>
    <w:rsid w:val="00FE3B89"/>
    <w:rsid w:val="00FE4282"/>
    <w:rsid w:val="00FE47BE"/>
    <w:rsid w:val="00FE5AAF"/>
    <w:rsid w:val="00FF3160"/>
    <w:rsid w:val="00FF32D4"/>
    <w:rsid w:val="00FF5780"/>
    <w:rsid w:val="014A4F33"/>
    <w:rsid w:val="0156CF45"/>
    <w:rsid w:val="0371A3FE"/>
    <w:rsid w:val="03912CF2"/>
    <w:rsid w:val="03B6D466"/>
    <w:rsid w:val="03E9618E"/>
    <w:rsid w:val="03FAC88E"/>
    <w:rsid w:val="0458ED87"/>
    <w:rsid w:val="0485EC04"/>
    <w:rsid w:val="048851CE"/>
    <w:rsid w:val="0509467A"/>
    <w:rsid w:val="051036E6"/>
    <w:rsid w:val="055B8E6C"/>
    <w:rsid w:val="05998D4C"/>
    <w:rsid w:val="067EABC6"/>
    <w:rsid w:val="0694D823"/>
    <w:rsid w:val="080DA206"/>
    <w:rsid w:val="0855B97B"/>
    <w:rsid w:val="08649672"/>
    <w:rsid w:val="087DF848"/>
    <w:rsid w:val="0884513C"/>
    <w:rsid w:val="08EBB04E"/>
    <w:rsid w:val="092CBCA9"/>
    <w:rsid w:val="093A0DAC"/>
    <w:rsid w:val="0948333C"/>
    <w:rsid w:val="094AB2B8"/>
    <w:rsid w:val="096F902C"/>
    <w:rsid w:val="0995CF18"/>
    <w:rsid w:val="09A5A186"/>
    <w:rsid w:val="09ABFEB9"/>
    <w:rsid w:val="09FFCF5B"/>
    <w:rsid w:val="0A1040E4"/>
    <w:rsid w:val="0AC7C3BC"/>
    <w:rsid w:val="0B170E4C"/>
    <w:rsid w:val="0B2ED64A"/>
    <w:rsid w:val="0B6F32B7"/>
    <w:rsid w:val="0BCEF22F"/>
    <w:rsid w:val="0BE82632"/>
    <w:rsid w:val="0C245EAA"/>
    <w:rsid w:val="0C5AAA78"/>
    <w:rsid w:val="0CB46D37"/>
    <w:rsid w:val="0CBC2E5B"/>
    <w:rsid w:val="0D373E47"/>
    <w:rsid w:val="0DA536A9"/>
    <w:rsid w:val="0DAB8E04"/>
    <w:rsid w:val="0E00711E"/>
    <w:rsid w:val="0E179764"/>
    <w:rsid w:val="0E631275"/>
    <w:rsid w:val="0E71F70F"/>
    <w:rsid w:val="0E830010"/>
    <w:rsid w:val="0EAF3349"/>
    <w:rsid w:val="0F41070A"/>
    <w:rsid w:val="0F4B9586"/>
    <w:rsid w:val="0F8FEE55"/>
    <w:rsid w:val="0FB762D9"/>
    <w:rsid w:val="0FFABF89"/>
    <w:rsid w:val="100280E6"/>
    <w:rsid w:val="10F376BA"/>
    <w:rsid w:val="1108DF76"/>
    <w:rsid w:val="1190E541"/>
    <w:rsid w:val="11A7081B"/>
    <w:rsid w:val="120CE121"/>
    <w:rsid w:val="122D6929"/>
    <w:rsid w:val="125B5C22"/>
    <w:rsid w:val="13322D7A"/>
    <w:rsid w:val="133C77E5"/>
    <w:rsid w:val="138EF2A8"/>
    <w:rsid w:val="13DA755C"/>
    <w:rsid w:val="13F8C01A"/>
    <w:rsid w:val="147B8ABB"/>
    <w:rsid w:val="149C3AFC"/>
    <w:rsid w:val="14B4211A"/>
    <w:rsid w:val="14B6373F"/>
    <w:rsid w:val="14C31903"/>
    <w:rsid w:val="14D357BB"/>
    <w:rsid w:val="150BA65F"/>
    <w:rsid w:val="150C9BD6"/>
    <w:rsid w:val="15A6379C"/>
    <w:rsid w:val="15ADBF80"/>
    <w:rsid w:val="15C12956"/>
    <w:rsid w:val="15CCA2B1"/>
    <w:rsid w:val="15D4FB86"/>
    <w:rsid w:val="1693D371"/>
    <w:rsid w:val="16B51E1F"/>
    <w:rsid w:val="16CE13AB"/>
    <w:rsid w:val="16D82C40"/>
    <w:rsid w:val="16E14186"/>
    <w:rsid w:val="17447E89"/>
    <w:rsid w:val="179DC969"/>
    <w:rsid w:val="17E1251E"/>
    <w:rsid w:val="18707774"/>
    <w:rsid w:val="187F8094"/>
    <w:rsid w:val="189A7A1E"/>
    <w:rsid w:val="18A22FBB"/>
    <w:rsid w:val="18A39AE1"/>
    <w:rsid w:val="18DF074E"/>
    <w:rsid w:val="1926988B"/>
    <w:rsid w:val="19285750"/>
    <w:rsid w:val="196F4E20"/>
    <w:rsid w:val="19BD935B"/>
    <w:rsid w:val="1A9DBD97"/>
    <w:rsid w:val="1B1F5948"/>
    <w:rsid w:val="1B47C343"/>
    <w:rsid w:val="1B4D52E9"/>
    <w:rsid w:val="1B92AE7F"/>
    <w:rsid w:val="1BB9015D"/>
    <w:rsid w:val="1BD26CEC"/>
    <w:rsid w:val="1BDF8B51"/>
    <w:rsid w:val="1C1E00CE"/>
    <w:rsid w:val="1CB0AC6D"/>
    <w:rsid w:val="1D3A869B"/>
    <w:rsid w:val="1D3BE9D1"/>
    <w:rsid w:val="1D3D552F"/>
    <w:rsid w:val="1D730985"/>
    <w:rsid w:val="1D8FFB20"/>
    <w:rsid w:val="1E1BE8DF"/>
    <w:rsid w:val="1E7C8849"/>
    <w:rsid w:val="1E84558B"/>
    <w:rsid w:val="1EAB2BEF"/>
    <w:rsid w:val="1EE80382"/>
    <w:rsid w:val="1F0C7D01"/>
    <w:rsid w:val="1F159F24"/>
    <w:rsid w:val="1FE7B5B7"/>
    <w:rsid w:val="206E0D28"/>
    <w:rsid w:val="20817603"/>
    <w:rsid w:val="2098DF9B"/>
    <w:rsid w:val="20AB9CD2"/>
    <w:rsid w:val="20B29E75"/>
    <w:rsid w:val="20E6F205"/>
    <w:rsid w:val="21441437"/>
    <w:rsid w:val="2169EE7C"/>
    <w:rsid w:val="218D6BDC"/>
    <w:rsid w:val="21D9A47A"/>
    <w:rsid w:val="2215F151"/>
    <w:rsid w:val="227ACE38"/>
    <w:rsid w:val="22894E2B"/>
    <w:rsid w:val="22BDA0C0"/>
    <w:rsid w:val="22D829E3"/>
    <w:rsid w:val="231598EE"/>
    <w:rsid w:val="235DC1A3"/>
    <w:rsid w:val="238684DF"/>
    <w:rsid w:val="238AF1F6"/>
    <w:rsid w:val="23D584FB"/>
    <w:rsid w:val="23EAD6AF"/>
    <w:rsid w:val="23EB0980"/>
    <w:rsid w:val="2401FF2B"/>
    <w:rsid w:val="24358F1A"/>
    <w:rsid w:val="2486352A"/>
    <w:rsid w:val="248AF792"/>
    <w:rsid w:val="253BB52C"/>
    <w:rsid w:val="253D5A03"/>
    <w:rsid w:val="256EE074"/>
    <w:rsid w:val="259AAC79"/>
    <w:rsid w:val="25FFE9EC"/>
    <w:rsid w:val="26AA994B"/>
    <w:rsid w:val="26CD3B22"/>
    <w:rsid w:val="26CE70BA"/>
    <w:rsid w:val="26E01428"/>
    <w:rsid w:val="2709E68C"/>
    <w:rsid w:val="285B5C81"/>
    <w:rsid w:val="2894DA15"/>
    <w:rsid w:val="29167D69"/>
    <w:rsid w:val="293629E8"/>
    <w:rsid w:val="2954B5C2"/>
    <w:rsid w:val="2966BAE2"/>
    <w:rsid w:val="2A600C80"/>
    <w:rsid w:val="2A6CAC01"/>
    <w:rsid w:val="2A9B0C6B"/>
    <w:rsid w:val="2B4A9687"/>
    <w:rsid w:val="2B505A8E"/>
    <w:rsid w:val="2B61122B"/>
    <w:rsid w:val="2B793D6E"/>
    <w:rsid w:val="2B982747"/>
    <w:rsid w:val="2BB9A1D1"/>
    <w:rsid w:val="2BE4ADBD"/>
    <w:rsid w:val="2BF3E8B3"/>
    <w:rsid w:val="2C127588"/>
    <w:rsid w:val="2C14344D"/>
    <w:rsid w:val="2C846256"/>
    <w:rsid w:val="2C9F1E4A"/>
    <w:rsid w:val="2D069D22"/>
    <w:rsid w:val="2D362A5A"/>
    <w:rsid w:val="2D45D19A"/>
    <w:rsid w:val="2D8E49D4"/>
    <w:rsid w:val="2E3E8518"/>
    <w:rsid w:val="2E3FBAB0"/>
    <w:rsid w:val="2EB1383F"/>
    <w:rsid w:val="2ED88680"/>
    <w:rsid w:val="2EDF0AA2"/>
    <w:rsid w:val="2F67D133"/>
    <w:rsid w:val="2F738CE9"/>
    <w:rsid w:val="2FF37DD6"/>
    <w:rsid w:val="3000CED9"/>
    <w:rsid w:val="301155F4"/>
    <w:rsid w:val="30CED957"/>
    <w:rsid w:val="310D1B0E"/>
    <w:rsid w:val="316BB041"/>
    <w:rsid w:val="31762D7D"/>
    <w:rsid w:val="319E6A13"/>
    <w:rsid w:val="31CC25CA"/>
    <w:rsid w:val="326292BF"/>
    <w:rsid w:val="33084348"/>
    <w:rsid w:val="333F8B35"/>
    <w:rsid w:val="33E3DFCE"/>
    <w:rsid w:val="34621212"/>
    <w:rsid w:val="34B6B6E9"/>
    <w:rsid w:val="34C2FD82"/>
    <w:rsid w:val="34C30525"/>
    <w:rsid w:val="34E1E75B"/>
    <w:rsid w:val="34F458C5"/>
    <w:rsid w:val="35917DA8"/>
    <w:rsid w:val="35CB65A7"/>
    <w:rsid w:val="35E8E506"/>
    <w:rsid w:val="3677E1CD"/>
    <w:rsid w:val="367C56F6"/>
    <w:rsid w:val="3694B50A"/>
    <w:rsid w:val="36A5EFE1"/>
    <w:rsid w:val="37063DCA"/>
    <w:rsid w:val="370B3912"/>
    <w:rsid w:val="3718A770"/>
    <w:rsid w:val="37503001"/>
    <w:rsid w:val="37667E16"/>
    <w:rsid w:val="37F9DB9E"/>
    <w:rsid w:val="38EA39FA"/>
    <w:rsid w:val="394C7F88"/>
    <w:rsid w:val="3A7D1A0E"/>
    <w:rsid w:val="3AD747E3"/>
    <w:rsid w:val="3AEFDF70"/>
    <w:rsid w:val="3AF66B35"/>
    <w:rsid w:val="3B239B88"/>
    <w:rsid w:val="3B28F0BA"/>
    <w:rsid w:val="3B2CE231"/>
    <w:rsid w:val="3B4DA3B2"/>
    <w:rsid w:val="3B515BB0"/>
    <w:rsid w:val="3B57EE1D"/>
    <w:rsid w:val="3B88786F"/>
    <w:rsid w:val="3BB53C78"/>
    <w:rsid w:val="3BD35370"/>
    <w:rsid w:val="3BF90B1F"/>
    <w:rsid w:val="3C2E8D9F"/>
    <w:rsid w:val="3C9EBBA8"/>
    <w:rsid w:val="3CD49B2C"/>
    <w:rsid w:val="3D130DF9"/>
    <w:rsid w:val="3D478BBC"/>
    <w:rsid w:val="3D4F4671"/>
    <w:rsid w:val="3D8CB57C"/>
    <w:rsid w:val="3E3E430C"/>
    <w:rsid w:val="3E61626D"/>
    <w:rsid w:val="3E67EE32"/>
    <w:rsid w:val="3E97A793"/>
    <w:rsid w:val="3EC8388D"/>
    <w:rsid w:val="3F259085"/>
    <w:rsid w:val="3F6F49DC"/>
    <w:rsid w:val="3F7078CC"/>
    <w:rsid w:val="4008A581"/>
    <w:rsid w:val="400CA838"/>
    <w:rsid w:val="404A1743"/>
    <w:rsid w:val="40659C85"/>
    <w:rsid w:val="4080F2E6"/>
    <w:rsid w:val="40919645"/>
    <w:rsid w:val="40C71F6D"/>
    <w:rsid w:val="4150A101"/>
    <w:rsid w:val="41A6155C"/>
    <w:rsid w:val="41F6518A"/>
    <w:rsid w:val="423E476E"/>
    <w:rsid w:val="42B5FA66"/>
    <w:rsid w:val="437171AA"/>
    <w:rsid w:val="43922893"/>
    <w:rsid w:val="43A2ABF9"/>
    <w:rsid w:val="440B8561"/>
    <w:rsid w:val="4411F734"/>
    <w:rsid w:val="4466CEDC"/>
    <w:rsid w:val="4475DF9F"/>
    <w:rsid w:val="44EE8B03"/>
    <w:rsid w:val="44FD3CCC"/>
    <w:rsid w:val="4517BA0D"/>
    <w:rsid w:val="454DB1CC"/>
    <w:rsid w:val="45DCC4F8"/>
    <w:rsid w:val="45DDC117"/>
    <w:rsid w:val="462943CB"/>
    <w:rsid w:val="464DB6A2"/>
    <w:rsid w:val="466D9C9A"/>
    <w:rsid w:val="467590C8"/>
    <w:rsid w:val="46AB451E"/>
    <w:rsid w:val="46D80FCF"/>
    <w:rsid w:val="4715DCD9"/>
    <w:rsid w:val="4762C6FB"/>
    <w:rsid w:val="476E761C"/>
    <w:rsid w:val="47B60464"/>
    <w:rsid w:val="47E3FE05"/>
    <w:rsid w:val="48A462DF"/>
    <w:rsid w:val="48C1C49B"/>
    <w:rsid w:val="48C5E706"/>
    <w:rsid w:val="49134AF9"/>
    <w:rsid w:val="4951FFF3"/>
    <w:rsid w:val="498C8149"/>
    <w:rsid w:val="4A0C1D19"/>
    <w:rsid w:val="4A1EEB87"/>
    <w:rsid w:val="4A4CE623"/>
    <w:rsid w:val="4AB1323A"/>
    <w:rsid w:val="4ABE431C"/>
    <w:rsid w:val="4B4B2557"/>
    <w:rsid w:val="4BAD475A"/>
    <w:rsid w:val="4BE07734"/>
    <w:rsid w:val="4BFC607B"/>
    <w:rsid w:val="4C31A887"/>
    <w:rsid w:val="4C411DF1"/>
    <w:rsid w:val="4CADE763"/>
    <w:rsid w:val="4CC4220B"/>
    <w:rsid w:val="4CD9841F"/>
    <w:rsid w:val="4CDEAB2E"/>
    <w:rsid w:val="4CE20822"/>
    <w:rsid w:val="4CE30BE4"/>
    <w:rsid w:val="4D125FA3"/>
    <w:rsid w:val="4D263C6B"/>
    <w:rsid w:val="4D37AA13"/>
    <w:rsid w:val="4D4CD956"/>
    <w:rsid w:val="4D8132DB"/>
    <w:rsid w:val="4E3455B0"/>
    <w:rsid w:val="4E35B771"/>
    <w:rsid w:val="4E3C6E64"/>
    <w:rsid w:val="4E6644B8"/>
    <w:rsid w:val="4EA69D88"/>
    <w:rsid w:val="4EAD33E5"/>
    <w:rsid w:val="4EC63019"/>
    <w:rsid w:val="4EDD6038"/>
    <w:rsid w:val="4EE9AD79"/>
    <w:rsid w:val="4EF2C24C"/>
    <w:rsid w:val="4F0BB7D8"/>
    <w:rsid w:val="4F648B8F"/>
    <w:rsid w:val="4FF13451"/>
    <w:rsid w:val="4FF62C7F"/>
    <w:rsid w:val="50C97107"/>
    <w:rsid w:val="5127C9CC"/>
    <w:rsid w:val="518EDC5A"/>
    <w:rsid w:val="51C02FFA"/>
    <w:rsid w:val="51C490B0"/>
    <w:rsid w:val="51DFDC79"/>
    <w:rsid w:val="521A88FD"/>
    <w:rsid w:val="526907B1"/>
    <w:rsid w:val="5285F1A9"/>
    <w:rsid w:val="52EFF98F"/>
    <w:rsid w:val="53543EFE"/>
    <w:rsid w:val="53E32BB2"/>
    <w:rsid w:val="53E3B648"/>
    <w:rsid w:val="54046BC8"/>
    <w:rsid w:val="547EEBDF"/>
    <w:rsid w:val="550D3A73"/>
    <w:rsid w:val="5512C276"/>
    <w:rsid w:val="55132EC0"/>
    <w:rsid w:val="55965E08"/>
    <w:rsid w:val="55D0515D"/>
    <w:rsid w:val="55E36CB0"/>
    <w:rsid w:val="57608CB1"/>
    <w:rsid w:val="577C15E3"/>
    <w:rsid w:val="5795DC60"/>
    <w:rsid w:val="579B3935"/>
    <w:rsid w:val="57B646F5"/>
    <w:rsid w:val="580273FC"/>
    <w:rsid w:val="5822FC04"/>
    <w:rsid w:val="584F4DC0"/>
    <w:rsid w:val="585CC9CC"/>
    <w:rsid w:val="589D7478"/>
    <w:rsid w:val="591ED6B0"/>
    <w:rsid w:val="59578706"/>
    <w:rsid w:val="5958AF4E"/>
    <w:rsid w:val="59734309"/>
    <w:rsid w:val="59B2B0FA"/>
    <w:rsid w:val="59C949A1"/>
    <w:rsid w:val="59F805E8"/>
    <w:rsid w:val="5A45ED24"/>
    <w:rsid w:val="5AA93674"/>
    <w:rsid w:val="5AB77CEE"/>
    <w:rsid w:val="5AD23BD7"/>
    <w:rsid w:val="5AF9B156"/>
    <w:rsid w:val="5B7654D9"/>
    <w:rsid w:val="5B914D3B"/>
    <w:rsid w:val="5BB624B9"/>
    <w:rsid w:val="5BE0224B"/>
    <w:rsid w:val="5BE5221C"/>
    <w:rsid w:val="5BEAE398"/>
    <w:rsid w:val="5CA75406"/>
    <w:rsid w:val="5CE8B77D"/>
    <w:rsid w:val="5CFFE6A1"/>
    <w:rsid w:val="5D6304C3"/>
    <w:rsid w:val="5D98D2D9"/>
    <w:rsid w:val="5E2432EB"/>
    <w:rsid w:val="5E59B56B"/>
    <w:rsid w:val="5E9268B6"/>
    <w:rsid w:val="5E9A3219"/>
    <w:rsid w:val="5EAA0424"/>
    <w:rsid w:val="5EECEEE9"/>
    <w:rsid w:val="5F996661"/>
    <w:rsid w:val="5FBF46F5"/>
    <w:rsid w:val="5FC9B63F"/>
    <w:rsid w:val="5FD316C6"/>
    <w:rsid w:val="6007E15A"/>
    <w:rsid w:val="60622B72"/>
    <w:rsid w:val="606BE19B"/>
    <w:rsid w:val="61B4D292"/>
    <w:rsid w:val="61E9BD9A"/>
    <w:rsid w:val="62223477"/>
    <w:rsid w:val="628DB4CA"/>
    <w:rsid w:val="62B09733"/>
    <w:rsid w:val="6315C161"/>
    <w:rsid w:val="635B5484"/>
    <w:rsid w:val="63614DF5"/>
    <w:rsid w:val="639AF6B7"/>
    <w:rsid w:val="63D27918"/>
    <w:rsid w:val="64ED6F73"/>
    <w:rsid w:val="6527B750"/>
    <w:rsid w:val="65323B34"/>
    <w:rsid w:val="653828D9"/>
    <w:rsid w:val="65A44E9D"/>
    <w:rsid w:val="65E792FD"/>
    <w:rsid w:val="65E7F7A4"/>
    <w:rsid w:val="65FE2AA9"/>
    <w:rsid w:val="6652371A"/>
    <w:rsid w:val="66659841"/>
    <w:rsid w:val="66BE2ADC"/>
    <w:rsid w:val="66D4C288"/>
    <w:rsid w:val="66E43E9A"/>
    <w:rsid w:val="6713C52A"/>
    <w:rsid w:val="6767093B"/>
    <w:rsid w:val="678B7EFC"/>
    <w:rsid w:val="68329409"/>
    <w:rsid w:val="6850484A"/>
    <w:rsid w:val="68EF73B6"/>
    <w:rsid w:val="69632E8F"/>
    <w:rsid w:val="696A1853"/>
    <w:rsid w:val="69A98644"/>
    <w:rsid w:val="69BB1F1A"/>
    <w:rsid w:val="69D6E86D"/>
    <w:rsid w:val="6A06DB47"/>
    <w:rsid w:val="6A807782"/>
    <w:rsid w:val="6AAEB6DF"/>
    <w:rsid w:val="6AE3FEEB"/>
    <w:rsid w:val="6B7D68DB"/>
    <w:rsid w:val="6C3DD84D"/>
    <w:rsid w:val="6C4E507E"/>
    <w:rsid w:val="6C7C7CF0"/>
    <w:rsid w:val="6C81F12E"/>
    <w:rsid w:val="6C947562"/>
    <w:rsid w:val="6CAA0A47"/>
    <w:rsid w:val="6CF5BFCC"/>
    <w:rsid w:val="6CFA4F63"/>
    <w:rsid w:val="6D5AA35B"/>
    <w:rsid w:val="6D5B9F7A"/>
    <w:rsid w:val="6D5C94F1"/>
    <w:rsid w:val="6D603301"/>
    <w:rsid w:val="6DA87261"/>
    <w:rsid w:val="6DEAE385"/>
    <w:rsid w:val="6E0FFB24"/>
    <w:rsid w:val="6E30A69A"/>
    <w:rsid w:val="6E8C9EA7"/>
    <w:rsid w:val="6EBD2BEE"/>
    <w:rsid w:val="6ED87F5A"/>
    <w:rsid w:val="6EE3A54E"/>
    <w:rsid w:val="6EE6032E"/>
    <w:rsid w:val="6EF20C5E"/>
    <w:rsid w:val="6F22D31E"/>
    <w:rsid w:val="6F28696C"/>
    <w:rsid w:val="6F289C3D"/>
    <w:rsid w:val="6F8CAEDB"/>
    <w:rsid w:val="6FCBB17D"/>
    <w:rsid w:val="6FE4D9DA"/>
    <w:rsid w:val="70025B4A"/>
    <w:rsid w:val="708E0E95"/>
    <w:rsid w:val="7145048D"/>
    <w:rsid w:val="714A24F4"/>
    <w:rsid w:val="7164BF57"/>
    <w:rsid w:val="718012C3"/>
    <w:rsid w:val="718141B3"/>
    <w:rsid w:val="7187CD78"/>
    <w:rsid w:val="71ABDAAD"/>
    <w:rsid w:val="71B5C719"/>
    <w:rsid w:val="71C9E24E"/>
    <w:rsid w:val="720E27DE"/>
    <w:rsid w:val="726951D2"/>
    <w:rsid w:val="72894CA6"/>
    <w:rsid w:val="72BEC0F2"/>
    <w:rsid w:val="72E14138"/>
    <w:rsid w:val="73399765"/>
    <w:rsid w:val="73AB2634"/>
    <w:rsid w:val="744A8471"/>
    <w:rsid w:val="74573754"/>
    <w:rsid w:val="748AB603"/>
    <w:rsid w:val="748F0F16"/>
    <w:rsid w:val="74998C52"/>
    <w:rsid w:val="74A89737"/>
    <w:rsid w:val="74C62BD5"/>
    <w:rsid w:val="75382046"/>
    <w:rsid w:val="755640D1"/>
    <w:rsid w:val="75849F19"/>
    <w:rsid w:val="75D48283"/>
    <w:rsid w:val="75D8D0FE"/>
    <w:rsid w:val="7638C7F2"/>
    <w:rsid w:val="76E46230"/>
    <w:rsid w:val="773D2E44"/>
    <w:rsid w:val="776205C2"/>
    <w:rsid w:val="777181D4"/>
    <w:rsid w:val="777A38A8"/>
    <w:rsid w:val="77D0CF15"/>
    <w:rsid w:val="77F5AD3B"/>
    <w:rsid w:val="77F7D1A2"/>
    <w:rsid w:val="77FB25D0"/>
    <w:rsid w:val="784D1889"/>
    <w:rsid w:val="78DAF7DE"/>
    <w:rsid w:val="79439660"/>
    <w:rsid w:val="79974013"/>
    <w:rsid w:val="7A1AFF30"/>
    <w:rsid w:val="7A3FAB80"/>
    <w:rsid w:val="7A8C2A53"/>
    <w:rsid w:val="7AA280B0"/>
    <w:rsid w:val="7AF799A7"/>
    <w:rsid w:val="7B34CF39"/>
    <w:rsid w:val="7B3BBFA5"/>
    <w:rsid w:val="7BE2D0F4"/>
    <w:rsid w:val="7C429517"/>
    <w:rsid w:val="7C627467"/>
    <w:rsid w:val="7CA07AEA"/>
    <w:rsid w:val="7CC131D3"/>
    <w:rsid w:val="7D26DBF8"/>
    <w:rsid w:val="7D7FD045"/>
    <w:rsid w:val="7D85CC35"/>
    <w:rsid w:val="7D87C473"/>
    <w:rsid w:val="7DE2E6C4"/>
    <w:rsid w:val="7DFEDC40"/>
    <w:rsid w:val="7E1FA362"/>
    <w:rsid w:val="7E589B71"/>
    <w:rsid w:val="7ED77400"/>
    <w:rsid w:val="7EE2027C"/>
    <w:rsid w:val="7F4D31AF"/>
    <w:rsid w:val="7F8F94F8"/>
    <w:rsid w:val="7FC5B88D"/>
    <w:rsid w:val="7FF89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663475"/>
  <w15:docId w15:val="{CDBCFC36-4B4A-468F-8268-CDB791E87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32"/>
      <w:ind w:left="136"/>
      <w:outlineLvl w:val="0"/>
    </w:pPr>
    <w:rPr>
      <w:sz w:val="23"/>
      <w:szCs w:val="23"/>
    </w:rPr>
  </w:style>
  <w:style w:type="paragraph" w:styleId="Heading2">
    <w:name w:val="heading 2"/>
    <w:basedOn w:val="Normal"/>
    <w:uiPriority w:val="9"/>
    <w:unhideWhenUsed/>
    <w:qFormat/>
    <w:pPr>
      <w:ind w:left="218" w:right="18"/>
      <w:jc w:val="center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1847" w:hanging="677"/>
    </w:pPr>
  </w:style>
  <w:style w:type="paragraph" w:customStyle="1" w:styleId="TableParagraph">
    <w:name w:val="Table Paragraph"/>
    <w:basedOn w:val="Normal"/>
    <w:uiPriority w:val="1"/>
    <w:qFormat/>
    <w:pPr>
      <w:spacing w:before="7"/>
      <w:ind w:left="28"/>
    </w:pPr>
  </w:style>
  <w:style w:type="paragraph" w:styleId="Header">
    <w:name w:val="header"/>
    <w:basedOn w:val="Normal"/>
    <w:link w:val="HeaderChar"/>
    <w:uiPriority w:val="99"/>
    <w:unhideWhenUsed/>
    <w:rsid w:val="00F03D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D58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F03D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D58"/>
    <w:rPr>
      <w:rFonts w:ascii="Arial" w:eastAsia="Arial" w:hAnsi="Arial" w:cs="Arial"/>
    </w:rPr>
  </w:style>
  <w:style w:type="table" w:styleId="TableGrid">
    <w:name w:val="Table Grid"/>
    <w:basedOn w:val="TableNormal"/>
    <w:uiPriority w:val="59"/>
    <w:rsid w:val="00D6359F"/>
    <w:pPr>
      <w:widowControl/>
      <w:autoSpaceDE/>
      <w:autoSpaceDN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QuotientTableHeaderLeft">
    <w:name w:val="Quotient Table Header (Left)"/>
    <w:basedOn w:val="Normal"/>
    <w:qFormat/>
    <w:rsid w:val="00D6359F"/>
    <w:pPr>
      <w:widowControl/>
      <w:autoSpaceDE/>
      <w:autoSpaceDN/>
      <w:spacing w:before="40" w:after="40"/>
      <w:jc w:val="both"/>
    </w:pPr>
    <w:rPr>
      <w:rFonts w:eastAsiaTheme="minorHAnsi" w:cstheme="minorBidi"/>
      <w:b/>
      <w:lang w:val="en-GB"/>
    </w:rPr>
  </w:style>
  <w:style w:type="paragraph" w:customStyle="1" w:styleId="QuotientLeadText">
    <w:name w:val="Quotient Lead Text"/>
    <w:basedOn w:val="Normal"/>
    <w:next w:val="Normal"/>
    <w:qFormat/>
    <w:rsid w:val="00D6359F"/>
    <w:pPr>
      <w:widowControl/>
      <w:autoSpaceDE/>
      <w:autoSpaceDN/>
      <w:jc w:val="both"/>
    </w:pPr>
    <w:rPr>
      <w:rFonts w:eastAsiaTheme="minorHAnsi" w:cstheme="minorBidi"/>
      <w:b/>
      <w:lang w:val="en-GB"/>
    </w:rPr>
  </w:style>
  <w:style w:type="paragraph" w:customStyle="1" w:styleId="QuotientHeader1">
    <w:name w:val="Quotient Header 1"/>
    <w:basedOn w:val="Normal"/>
    <w:next w:val="Normal"/>
    <w:qFormat/>
    <w:rsid w:val="00D6359F"/>
    <w:pPr>
      <w:widowControl/>
      <w:numPr>
        <w:numId w:val="3"/>
      </w:numPr>
      <w:autoSpaceDE/>
      <w:autoSpaceDN/>
      <w:spacing w:before="200" w:after="200"/>
      <w:ind w:left="357" w:hanging="357"/>
      <w:jc w:val="both"/>
      <w:outlineLvl w:val="0"/>
    </w:pPr>
    <w:rPr>
      <w:rFonts w:eastAsiaTheme="minorHAnsi" w:cstheme="minorBidi"/>
      <w:b/>
      <w:caps/>
      <w:lang w:val="en-GB"/>
    </w:rPr>
  </w:style>
  <w:style w:type="paragraph" w:customStyle="1" w:styleId="QuotientHeader2">
    <w:name w:val="Quotient Header 2"/>
    <w:basedOn w:val="Normal"/>
    <w:next w:val="Normal"/>
    <w:link w:val="QuotientHeader2Char"/>
    <w:qFormat/>
    <w:rsid w:val="00D6359F"/>
    <w:pPr>
      <w:widowControl/>
      <w:numPr>
        <w:ilvl w:val="1"/>
        <w:numId w:val="3"/>
      </w:numPr>
      <w:autoSpaceDE/>
      <w:autoSpaceDN/>
      <w:spacing w:after="100"/>
      <w:jc w:val="both"/>
      <w:outlineLvl w:val="1"/>
    </w:pPr>
    <w:rPr>
      <w:rFonts w:eastAsiaTheme="minorHAnsi" w:cstheme="minorBidi"/>
      <w:b/>
      <w:lang w:val="en-GB"/>
    </w:rPr>
  </w:style>
  <w:style w:type="paragraph" w:customStyle="1" w:styleId="QuotientHeader3">
    <w:name w:val="Quotient Header 3"/>
    <w:basedOn w:val="Normal"/>
    <w:next w:val="Normal"/>
    <w:qFormat/>
    <w:rsid w:val="00D6359F"/>
    <w:pPr>
      <w:widowControl/>
      <w:numPr>
        <w:ilvl w:val="2"/>
        <w:numId w:val="3"/>
      </w:numPr>
      <w:autoSpaceDE/>
      <w:autoSpaceDN/>
      <w:spacing w:after="100"/>
      <w:jc w:val="both"/>
      <w:outlineLvl w:val="2"/>
    </w:pPr>
    <w:rPr>
      <w:rFonts w:eastAsiaTheme="minorHAnsi" w:cstheme="minorBidi"/>
      <w:b/>
      <w:i/>
      <w:lang w:val="en-GB"/>
    </w:rPr>
  </w:style>
  <w:style w:type="paragraph" w:customStyle="1" w:styleId="QuotientHeader4">
    <w:name w:val="Quotient Header 4"/>
    <w:basedOn w:val="Normal"/>
    <w:next w:val="Normal"/>
    <w:link w:val="QuotientHeader4Char"/>
    <w:qFormat/>
    <w:rsid w:val="00D6359F"/>
    <w:pPr>
      <w:widowControl/>
      <w:numPr>
        <w:ilvl w:val="3"/>
        <w:numId w:val="3"/>
      </w:numPr>
      <w:autoSpaceDE/>
      <w:autoSpaceDN/>
      <w:spacing w:line="360" w:lineRule="auto"/>
      <w:jc w:val="both"/>
      <w:outlineLvl w:val="3"/>
    </w:pPr>
    <w:rPr>
      <w:rFonts w:eastAsiaTheme="minorHAnsi" w:cstheme="minorBidi"/>
      <w:i/>
      <w:lang w:val="en-GB"/>
    </w:rPr>
  </w:style>
  <w:style w:type="character" w:customStyle="1" w:styleId="QuotientHeader4Char">
    <w:name w:val="Quotient Header 4 Char"/>
    <w:basedOn w:val="DefaultParagraphFont"/>
    <w:link w:val="QuotientHeader4"/>
    <w:rsid w:val="00800FCD"/>
    <w:rPr>
      <w:rFonts w:ascii="Arial" w:hAnsi="Arial"/>
      <w:i/>
      <w:lang w:val="en-GB"/>
    </w:rPr>
  </w:style>
  <w:style w:type="character" w:customStyle="1" w:styleId="QuotientHeader2Char">
    <w:name w:val="Quotient Header 2 Char"/>
    <w:basedOn w:val="DefaultParagraphFont"/>
    <w:link w:val="QuotientHeader2"/>
    <w:rsid w:val="00632999"/>
    <w:rPr>
      <w:rFonts w:ascii="Arial" w:hAnsi="Arial"/>
      <w:b/>
      <w:lang w:val="en-GB"/>
    </w:rPr>
  </w:style>
  <w:style w:type="paragraph" w:customStyle="1" w:styleId="QuotientText4">
    <w:name w:val="Quotient Text 4"/>
    <w:basedOn w:val="Normal"/>
    <w:link w:val="QuotientText4Char"/>
    <w:autoRedefine/>
    <w:qFormat/>
    <w:rsid w:val="0011657B"/>
    <w:pPr>
      <w:widowControl/>
      <w:autoSpaceDE/>
      <w:autoSpaceDN/>
      <w:ind w:left="2880"/>
    </w:pPr>
    <w:rPr>
      <w:rFonts w:eastAsiaTheme="minorHAnsi" w:cstheme="minorBidi"/>
      <w:sz w:val="18"/>
      <w:szCs w:val="18"/>
      <w:lang w:val="en-GB"/>
    </w:rPr>
  </w:style>
  <w:style w:type="character" w:customStyle="1" w:styleId="QuotientText4Char">
    <w:name w:val="Quotient Text 4 Char"/>
    <w:basedOn w:val="DefaultParagraphFont"/>
    <w:link w:val="QuotientText4"/>
    <w:rsid w:val="0011657B"/>
    <w:rPr>
      <w:rFonts w:ascii="Arial" w:hAnsi="Arial"/>
      <w:sz w:val="18"/>
      <w:szCs w:val="18"/>
      <w:lang w:val="en-GB"/>
    </w:rPr>
  </w:style>
  <w:style w:type="paragraph" w:customStyle="1" w:styleId="QuotientText3">
    <w:name w:val="Quotient Text 3"/>
    <w:basedOn w:val="Normal"/>
    <w:link w:val="QuotientText3Char"/>
    <w:qFormat/>
    <w:rsid w:val="0011657B"/>
    <w:pPr>
      <w:widowControl/>
      <w:autoSpaceDE/>
      <w:autoSpaceDN/>
      <w:ind w:left="720"/>
      <w:jc w:val="both"/>
    </w:pPr>
    <w:rPr>
      <w:rFonts w:eastAsiaTheme="minorHAnsi" w:cstheme="minorBidi"/>
      <w:lang w:val="en-GB"/>
    </w:rPr>
  </w:style>
  <w:style w:type="character" w:customStyle="1" w:styleId="QuotientText3Char">
    <w:name w:val="Quotient Text 3 Char"/>
    <w:basedOn w:val="DefaultParagraphFont"/>
    <w:link w:val="QuotientText3"/>
    <w:rsid w:val="0011657B"/>
    <w:rPr>
      <w:rFonts w:ascii="Arial" w:hAnsi="Arial"/>
      <w:lang w:val="en-GB"/>
    </w:rPr>
  </w:style>
  <w:style w:type="character" w:styleId="PlaceholderText">
    <w:name w:val="Placeholder Text"/>
    <w:basedOn w:val="DefaultParagraphFont"/>
    <w:uiPriority w:val="99"/>
    <w:semiHidden/>
    <w:rsid w:val="0011657B"/>
    <w:rPr>
      <w:color w:val="808080"/>
    </w:rPr>
  </w:style>
  <w:style w:type="paragraph" w:customStyle="1" w:styleId="QuotientText1">
    <w:name w:val="Quotient Text 1"/>
    <w:basedOn w:val="Normal"/>
    <w:qFormat/>
    <w:rsid w:val="009A40B8"/>
    <w:pPr>
      <w:widowControl/>
      <w:autoSpaceDE/>
      <w:autoSpaceDN/>
      <w:jc w:val="both"/>
    </w:pPr>
    <w:rPr>
      <w:rFonts w:eastAsiaTheme="minorHAnsi" w:cstheme="minorBidi"/>
      <w:lang w:val="en-GB"/>
    </w:rPr>
  </w:style>
  <w:style w:type="paragraph" w:customStyle="1" w:styleId="QuotientBullet2">
    <w:name w:val="Quotient Bullet 2"/>
    <w:basedOn w:val="Normal"/>
    <w:qFormat/>
    <w:rsid w:val="009A40B8"/>
    <w:pPr>
      <w:widowControl/>
      <w:numPr>
        <w:numId w:val="7"/>
      </w:numPr>
      <w:autoSpaceDE/>
      <w:autoSpaceDN/>
      <w:jc w:val="both"/>
    </w:pPr>
    <w:rPr>
      <w:rFonts w:eastAsiaTheme="minorHAnsi" w:cstheme="minorBidi"/>
      <w:lang w:val="en-GB"/>
    </w:rPr>
  </w:style>
  <w:style w:type="character" w:styleId="Hyperlink">
    <w:name w:val="Hyperlink"/>
    <w:basedOn w:val="DefaultParagraphFont"/>
    <w:uiPriority w:val="99"/>
    <w:unhideWhenUsed/>
    <w:rsid w:val="008E708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7089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70E26"/>
    <w:pPr>
      <w:widowControl/>
      <w:autoSpaceDE/>
      <w:autoSpaceDN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yperlink" Target="mailto:shipping@synoligo.com" TargetMode="External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hyperlink" Target="mailto:shipping@synoligo.com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header" Target="header1.xml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BBE9B2B7C15747BFCBE38DAE75C853" ma:contentTypeVersion="15" ma:contentTypeDescription="Create a new document." ma:contentTypeScope="" ma:versionID="ef60a8d8dc72134137ec46e1834a01ac">
  <xsd:schema xmlns:xsd="http://www.w3.org/2001/XMLSchema" xmlns:xs="http://www.w3.org/2001/XMLSchema" xmlns:p="http://schemas.microsoft.com/office/2006/metadata/properties" xmlns:ns2="61081784-eb1d-4399-bb11-6e20c62c25a6" xmlns:ns3="9b65a21d-a0af-4271-ba34-c61e5c9924fa" targetNamespace="http://schemas.microsoft.com/office/2006/metadata/properties" ma:root="true" ma:fieldsID="63264a9be7be55594568aa9b88f4808a" ns2:_="" ns3:_="">
    <xsd:import namespace="61081784-eb1d-4399-bb11-6e20c62c25a6"/>
    <xsd:import namespace="9b65a21d-a0af-4271-ba34-c61e5c9924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081784-eb1d-4399-bb11-6e20c62c25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5f9e09aa-c67b-42f2-a94a-a1c0717b0c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65a21d-a0af-4271-ba34-c61e5c9924fa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9a10a7cf-359b-4443-b013-5fdc248c2ffe}" ma:internalName="TaxCatchAll" ma:showField="CatchAllData" ma:web="9b65a21d-a0af-4271-ba34-c61e5c9924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1081784-eb1d-4399-bb11-6e20c62c25a6">
      <Terms xmlns="http://schemas.microsoft.com/office/infopath/2007/PartnerControls"/>
    </lcf76f155ced4ddcb4097134ff3c332f>
    <TaxCatchAll xmlns="9b65a21d-a0af-4271-ba34-c61e5c9924fa" xsi:nil="true"/>
  </documentManagement>
</p:properties>
</file>

<file path=customXml/itemProps1.xml><?xml version="1.0" encoding="utf-8"?>
<ds:datastoreItem xmlns:ds="http://schemas.openxmlformats.org/officeDocument/2006/customXml" ds:itemID="{F2DA5718-A385-4171-ACCA-70C758C963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081784-eb1d-4399-bb11-6e20c62c25a6"/>
    <ds:schemaRef ds:uri="9b65a21d-a0af-4271-ba34-c61e5c9924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C648B22-8059-4D04-A16D-2539BCCC8C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EC1928-99DB-4E25-8D12-C1C423F0E8A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AEBA12C-1FEE-402E-9758-FE565201733C}">
  <ds:schemaRefs>
    <ds:schemaRef ds:uri="http://schemas.microsoft.com/office/2006/metadata/properties"/>
    <ds:schemaRef ds:uri="http://schemas.microsoft.com/office/infopath/2007/PartnerControls"/>
    <ds:schemaRef ds:uri="61081784-eb1d-4399-bb11-6e20c62c25a6"/>
    <ds:schemaRef ds:uri="9b65a21d-a0af-4271-ba34-c61e5c9924f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11</Pages>
  <Words>1460</Words>
  <Characters>8323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SOP-208813 - Good Documentation Practices_v5.0</vt:lpstr>
    </vt:vector>
  </TitlesOfParts>
  <Company/>
  <LinksUpToDate>false</LinksUpToDate>
  <CharactersWithSpaces>9764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SOP-208813 - Good Documentation Practices_v5.0</dc:title>
  <dc:subject/>
  <dc:creator>Meghan.Malan</dc:creator>
  <cp:keywords/>
  <cp:lastModifiedBy>Carlie Lopez</cp:lastModifiedBy>
  <cp:revision>20</cp:revision>
  <cp:lastPrinted>2024-03-08T22:37:00Z</cp:lastPrinted>
  <dcterms:created xsi:type="dcterms:W3CDTF">2025-04-03T19:41:00Z</dcterms:created>
  <dcterms:modified xsi:type="dcterms:W3CDTF">2025-09-19T20:54:00Z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2022-02-04T00:00:00Z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2023-01-12T00:00:00Z</vt:filetime>
  </property>
  <property fmtid="{D5CDD505-2E9C-101B-9397-08002B2CF9AE}" pid="5" name="MediaServiceImageTags">
    <vt:lpwstr/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  <property fmtid="{D5CDD505-2E9C-101B-9397-08002B2CF9AE}" pid="12" name="ContentTypeId">
    <vt:lpwstr>0x01010013BBE9B2B7C15747BFCBE38DAE75C853</vt:lpwstr>
  </property>
</Properties>
</file>